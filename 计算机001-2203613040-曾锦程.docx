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65427" w14:textId="77777777" w:rsidR="00D63558" w:rsidRDefault="007556A0">
      <w:pPr>
        <w:rPr>
          <w:lang w:eastAsia="zh-CN"/>
        </w:rPr>
        <w:pPrChange w:id="0" w:author="曾 锦程" w:date="2022-12-08T12:55:00Z">
          <w:pPr>
            <w:spacing w:after="0" w:line="337" w:lineRule="exact"/>
            <w:ind w:left="102" w:right="-20"/>
          </w:pPr>
        </w:pPrChange>
      </w:pPr>
      <w:r>
        <w:rPr>
          <w:lang w:eastAsia="zh-CN"/>
        </w:rPr>
        <w:t>西安交通大学</w:t>
      </w:r>
    </w:p>
    <w:p w14:paraId="62D752ED" w14:textId="77777777" w:rsidR="00D63558" w:rsidRDefault="00D63558">
      <w:pPr>
        <w:spacing w:after="0" w:line="200" w:lineRule="exact"/>
        <w:rPr>
          <w:sz w:val="20"/>
          <w:szCs w:val="20"/>
          <w:lang w:eastAsia="zh-CN"/>
        </w:rPr>
      </w:pPr>
    </w:p>
    <w:p w14:paraId="79954A7A" w14:textId="77777777" w:rsidR="00D63558" w:rsidRDefault="00D63558">
      <w:pPr>
        <w:spacing w:after="0" w:line="200" w:lineRule="exact"/>
        <w:rPr>
          <w:sz w:val="20"/>
          <w:szCs w:val="20"/>
          <w:lang w:eastAsia="zh-CN"/>
        </w:rPr>
      </w:pPr>
    </w:p>
    <w:p w14:paraId="6F57183D" w14:textId="77777777" w:rsidR="00D63558" w:rsidRDefault="00D63558">
      <w:pPr>
        <w:spacing w:after="0" w:line="200" w:lineRule="exact"/>
        <w:rPr>
          <w:sz w:val="20"/>
          <w:szCs w:val="20"/>
          <w:lang w:eastAsia="zh-CN"/>
        </w:rPr>
      </w:pPr>
    </w:p>
    <w:p w14:paraId="7B49C7FB" w14:textId="77777777" w:rsidR="00D63558" w:rsidRDefault="00D63558">
      <w:pPr>
        <w:spacing w:after="0" w:line="200" w:lineRule="exact"/>
        <w:rPr>
          <w:sz w:val="20"/>
          <w:szCs w:val="20"/>
          <w:lang w:eastAsia="zh-CN"/>
        </w:rPr>
      </w:pPr>
    </w:p>
    <w:p w14:paraId="5889D0B5" w14:textId="77777777" w:rsidR="00D63558" w:rsidRDefault="00D63558">
      <w:pPr>
        <w:spacing w:after="0" w:line="200" w:lineRule="exact"/>
        <w:rPr>
          <w:sz w:val="20"/>
          <w:szCs w:val="20"/>
          <w:lang w:eastAsia="zh-CN"/>
        </w:rPr>
      </w:pPr>
    </w:p>
    <w:p w14:paraId="3A189894" w14:textId="77777777" w:rsidR="00D63558" w:rsidRDefault="00D63558">
      <w:pPr>
        <w:spacing w:after="0" w:line="200" w:lineRule="exact"/>
        <w:rPr>
          <w:sz w:val="20"/>
          <w:szCs w:val="20"/>
          <w:lang w:eastAsia="zh-CN"/>
        </w:rPr>
      </w:pPr>
    </w:p>
    <w:p w14:paraId="58188759" w14:textId="77777777" w:rsidR="00D63558" w:rsidRDefault="007556A0" w:rsidP="006562BA">
      <w:pPr>
        <w:spacing w:after="0" w:line="646" w:lineRule="exact"/>
        <w:ind w:right="-20"/>
        <w:jc w:val="center"/>
        <w:rPr>
          <w:rFonts w:ascii="Adobe 仿宋 Std R" w:eastAsia="Adobe 仿宋 Std R" w:hAnsi="Adobe 仿宋 Std R" w:cs="Adobe 仿宋 Std R"/>
          <w:sz w:val="52"/>
          <w:szCs w:val="52"/>
          <w:lang w:eastAsia="zh-CN"/>
        </w:rPr>
      </w:pPr>
      <w:r>
        <w:rPr>
          <w:rFonts w:ascii="宋体" w:eastAsia="宋体" w:hAnsi="宋体" w:cs="宋体" w:hint="eastAsia"/>
          <w:spacing w:val="3"/>
          <w:position w:val="1"/>
          <w:sz w:val="52"/>
          <w:szCs w:val="52"/>
          <w:lang w:eastAsia="zh-CN"/>
        </w:rPr>
        <w:t>操</w:t>
      </w:r>
      <w:r>
        <w:rPr>
          <w:rFonts w:ascii="Adobe 仿宋 Std R" w:eastAsia="Adobe 仿宋 Std R" w:hAnsi="Adobe 仿宋 Std R" w:cs="Adobe 仿宋 Std R"/>
          <w:spacing w:val="3"/>
          <w:position w:val="1"/>
          <w:sz w:val="52"/>
          <w:szCs w:val="52"/>
          <w:lang w:eastAsia="zh-CN"/>
        </w:rPr>
        <w:t>作系统专题实验报告</w:t>
      </w:r>
    </w:p>
    <w:p w14:paraId="400D541F" w14:textId="77777777" w:rsidR="00D63558" w:rsidRDefault="00D63558">
      <w:pPr>
        <w:spacing w:before="7" w:after="0" w:line="160" w:lineRule="exact"/>
        <w:rPr>
          <w:sz w:val="16"/>
          <w:szCs w:val="16"/>
          <w:lang w:eastAsia="zh-CN"/>
        </w:rPr>
      </w:pPr>
    </w:p>
    <w:p w14:paraId="5A610D97" w14:textId="77777777" w:rsidR="00D63558" w:rsidRDefault="00D63558">
      <w:pPr>
        <w:spacing w:after="0" w:line="200" w:lineRule="exact"/>
        <w:rPr>
          <w:sz w:val="20"/>
          <w:szCs w:val="20"/>
          <w:lang w:eastAsia="zh-CN"/>
        </w:rPr>
      </w:pPr>
    </w:p>
    <w:p w14:paraId="58533C03" w14:textId="77777777" w:rsidR="00D63558" w:rsidRDefault="00D63558">
      <w:pPr>
        <w:spacing w:after="0" w:line="200" w:lineRule="exact"/>
        <w:rPr>
          <w:sz w:val="20"/>
          <w:szCs w:val="20"/>
          <w:lang w:eastAsia="zh-CN"/>
        </w:rPr>
      </w:pPr>
    </w:p>
    <w:p w14:paraId="0C3216FC" w14:textId="77777777" w:rsidR="00D63558" w:rsidRDefault="00D63558">
      <w:pPr>
        <w:spacing w:after="0" w:line="200" w:lineRule="exact"/>
        <w:rPr>
          <w:sz w:val="20"/>
          <w:szCs w:val="20"/>
          <w:lang w:eastAsia="zh-CN"/>
        </w:rPr>
      </w:pPr>
    </w:p>
    <w:p w14:paraId="78A8777E" w14:textId="77777777" w:rsidR="00D63558" w:rsidRDefault="00D63558">
      <w:pPr>
        <w:spacing w:after="0" w:line="200" w:lineRule="exact"/>
        <w:rPr>
          <w:sz w:val="20"/>
          <w:szCs w:val="20"/>
          <w:lang w:eastAsia="zh-CN"/>
        </w:rPr>
      </w:pPr>
    </w:p>
    <w:p w14:paraId="71FD1495" w14:textId="77777777" w:rsidR="00D63558" w:rsidRDefault="00D63558">
      <w:pPr>
        <w:spacing w:after="0" w:line="200" w:lineRule="exact"/>
        <w:rPr>
          <w:sz w:val="20"/>
          <w:szCs w:val="20"/>
          <w:lang w:eastAsia="zh-CN"/>
        </w:rPr>
      </w:pPr>
    </w:p>
    <w:p w14:paraId="150B830E" w14:textId="77777777" w:rsidR="00D63558" w:rsidRDefault="00D63558">
      <w:pPr>
        <w:spacing w:after="0" w:line="200" w:lineRule="exact"/>
        <w:rPr>
          <w:sz w:val="20"/>
          <w:szCs w:val="20"/>
          <w:lang w:eastAsia="zh-CN"/>
        </w:rPr>
      </w:pPr>
    </w:p>
    <w:p w14:paraId="75AF6B5A" w14:textId="77777777" w:rsidR="00D63558" w:rsidRDefault="00D63558">
      <w:pPr>
        <w:spacing w:after="0" w:line="200" w:lineRule="exact"/>
        <w:rPr>
          <w:sz w:val="20"/>
          <w:szCs w:val="20"/>
          <w:lang w:eastAsia="zh-CN"/>
        </w:rPr>
      </w:pPr>
    </w:p>
    <w:p w14:paraId="65B64F88" w14:textId="77777777" w:rsidR="00D63558" w:rsidRDefault="00D63558">
      <w:pPr>
        <w:spacing w:after="0" w:line="200" w:lineRule="exact"/>
        <w:rPr>
          <w:sz w:val="20"/>
          <w:szCs w:val="20"/>
          <w:lang w:eastAsia="zh-CN"/>
        </w:rPr>
      </w:pPr>
    </w:p>
    <w:p w14:paraId="1E160DB8" w14:textId="77777777" w:rsidR="00D63558" w:rsidRDefault="00D63558">
      <w:pPr>
        <w:spacing w:after="0" w:line="200" w:lineRule="exact"/>
        <w:rPr>
          <w:sz w:val="20"/>
          <w:szCs w:val="20"/>
          <w:lang w:eastAsia="zh-CN"/>
        </w:rPr>
      </w:pPr>
    </w:p>
    <w:p w14:paraId="4F19023E" w14:textId="77777777" w:rsidR="00D63558" w:rsidRDefault="00D63558">
      <w:pPr>
        <w:spacing w:after="0" w:line="200" w:lineRule="exact"/>
        <w:rPr>
          <w:sz w:val="20"/>
          <w:szCs w:val="20"/>
          <w:lang w:eastAsia="zh-CN"/>
        </w:rPr>
      </w:pPr>
    </w:p>
    <w:p w14:paraId="0D77D96C" w14:textId="77777777" w:rsidR="00D63558" w:rsidRDefault="00D63558">
      <w:pPr>
        <w:spacing w:after="0" w:line="200" w:lineRule="exact"/>
        <w:rPr>
          <w:sz w:val="20"/>
          <w:szCs w:val="20"/>
          <w:lang w:eastAsia="zh-CN"/>
        </w:rPr>
      </w:pPr>
    </w:p>
    <w:p w14:paraId="49DCAFFE" w14:textId="77777777" w:rsidR="00D63558" w:rsidRPr="006562BA" w:rsidRDefault="00D63558">
      <w:pPr>
        <w:spacing w:after="0" w:line="200" w:lineRule="exact"/>
        <w:rPr>
          <w:sz w:val="20"/>
          <w:szCs w:val="20"/>
          <w:lang w:eastAsia="zh-CN"/>
        </w:rPr>
      </w:pPr>
    </w:p>
    <w:p w14:paraId="3258801C" w14:textId="77777777" w:rsidR="00D63558" w:rsidRDefault="00D63558">
      <w:pPr>
        <w:spacing w:after="0" w:line="200" w:lineRule="exact"/>
        <w:rPr>
          <w:sz w:val="20"/>
          <w:szCs w:val="20"/>
          <w:lang w:eastAsia="zh-CN"/>
        </w:rPr>
      </w:pPr>
    </w:p>
    <w:p w14:paraId="08378E0A" w14:textId="77777777" w:rsidR="00D63558" w:rsidRDefault="00D63558">
      <w:pPr>
        <w:spacing w:after="0" w:line="200" w:lineRule="exact"/>
        <w:rPr>
          <w:sz w:val="20"/>
          <w:szCs w:val="20"/>
          <w:lang w:eastAsia="zh-CN"/>
        </w:rPr>
      </w:pPr>
    </w:p>
    <w:p w14:paraId="5650BD45" w14:textId="77777777" w:rsidR="00D63558" w:rsidRDefault="00D63558">
      <w:pPr>
        <w:spacing w:after="0" w:line="200" w:lineRule="exact"/>
        <w:rPr>
          <w:sz w:val="20"/>
          <w:szCs w:val="20"/>
          <w:lang w:eastAsia="zh-CN"/>
        </w:rPr>
      </w:pPr>
    </w:p>
    <w:p w14:paraId="7279DD46" w14:textId="77777777" w:rsidR="00D63558" w:rsidRDefault="00D63558">
      <w:pPr>
        <w:spacing w:after="0" w:line="200" w:lineRule="exact"/>
        <w:rPr>
          <w:sz w:val="20"/>
          <w:szCs w:val="20"/>
          <w:lang w:eastAsia="zh-CN"/>
        </w:rPr>
      </w:pPr>
    </w:p>
    <w:p w14:paraId="482AC522" w14:textId="77777777" w:rsidR="00D63558" w:rsidRDefault="00D63558">
      <w:pPr>
        <w:spacing w:after="0" w:line="200" w:lineRule="exact"/>
        <w:rPr>
          <w:sz w:val="20"/>
          <w:szCs w:val="20"/>
          <w:lang w:eastAsia="zh-CN"/>
        </w:rPr>
      </w:pPr>
    </w:p>
    <w:p w14:paraId="2BD98930" w14:textId="77777777" w:rsidR="00D63558" w:rsidRDefault="00D63558">
      <w:pPr>
        <w:spacing w:after="0" w:line="200" w:lineRule="exact"/>
        <w:rPr>
          <w:sz w:val="20"/>
          <w:szCs w:val="20"/>
          <w:lang w:eastAsia="zh-CN"/>
        </w:rPr>
      </w:pPr>
    </w:p>
    <w:p w14:paraId="5370B620" w14:textId="77777777" w:rsidR="00D63558" w:rsidRDefault="00D63558">
      <w:pPr>
        <w:spacing w:after="0" w:line="200" w:lineRule="exact"/>
        <w:rPr>
          <w:sz w:val="20"/>
          <w:szCs w:val="20"/>
          <w:lang w:eastAsia="zh-CN"/>
        </w:rPr>
      </w:pPr>
    </w:p>
    <w:p w14:paraId="2607D29A" w14:textId="77777777" w:rsidR="00D63558" w:rsidRDefault="00D63558">
      <w:pPr>
        <w:spacing w:after="0" w:line="200" w:lineRule="exact"/>
        <w:rPr>
          <w:sz w:val="20"/>
          <w:szCs w:val="20"/>
          <w:lang w:eastAsia="zh-CN"/>
        </w:rPr>
      </w:pPr>
    </w:p>
    <w:p w14:paraId="152723C8" w14:textId="77777777" w:rsidR="00D63558" w:rsidRDefault="00D63558">
      <w:pPr>
        <w:spacing w:after="0" w:line="200" w:lineRule="exact"/>
        <w:rPr>
          <w:sz w:val="20"/>
          <w:szCs w:val="20"/>
          <w:lang w:eastAsia="zh-CN"/>
        </w:rPr>
      </w:pPr>
    </w:p>
    <w:p w14:paraId="19946E39" w14:textId="77777777" w:rsidR="00D63558" w:rsidRDefault="00D63558">
      <w:pPr>
        <w:spacing w:after="0" w:line="200" w:lineRule="exact"/>
        <w:rPr>
          <w:sz w:val="20"/>
          <w:szCs w:val="20"/>
          <w:lang w:eastAsia="zh-CN"/>
        </w:rPr>
      </w:pPr>
    </w:p>
    <w:p w14:paraId="6E554DE1" w14:textId="77777777" w:rsidR="00D63558" w:rsidRDefault="00D63558">
      <w:pPr>
        <w:spacing w:after="0" w:line="200" w:lineRule="exact"/>
        <w:rPr>
          <w:sz w:val="20"/>
          <w:szCs w:val="20"/>
          <w:lang w:eastAsia="zh-CN"/>
        </w:rPr>
      </w:pPr>
    </w:p>
    <w:p w14:paraId="5999B463" w14:textId="77777777" w:rsidR="00D63558" w:rsidRDefault="00D63558">
      <w:pPr>
        <w:spacing w:after="0" w:line="200" w:lineRule="exact"/>
        <w:rPr>
          <w:sz w:val="20"/>
          <w:szCs w:val="20"/>
          <w:lang w:eastAsia="zh-CN"/>
        </w:rPr>
      </w:pPr>
    </w:p>
    <w:p w14:paraId="78AA1958" w14:textId="77777777" w:rsidR="00D63558" w:rsidRDefault="00D63558">
      <w:pPr>
        <w:spacing w:after="0" w:line="200" w:lineRule="exact"/>
        <w:rPr>
          <w:sz w:val="20"/>
          <w:szCs w:val="20"/>
          <w:lang w:eastAsia="zh-CN"/>
        </w:rPr>
      </w:pPr>
    </w:p>
    <w:p w14:paraId="309B4DF0" w14:textId="77777777" w:rsidR="00D63558" w:rsidRDefault="00D63558">
      <w:pPr>
        <w:spacing w:after="0" w:line="200" w:lineRule="exact"/>
        <w:rPr>
          <w:sz w:val="20"/>
          <w:szCs w:val="20"/>
          <w:lang w:eastAsia="zh-CN"/>
        </w:rPr>
      </w:pPr>
    </w:p>
    <w:p w14:paraId="5109CB86" w14:textId="77777777" w:rsidR="00D63558" w:rsidRDefault="00D63558">
      <w:pPr>
        <w:spacing w:after="0" w:line="200" w:lineRule="exact"/>
        <w:rPr>
          <w:sz w:val="20"/>
          <w:szCs w:val="20"/>
          <w:lang w:eastAsia="zh-CN"/>
        </w:rPr>
      </w:pPr>
    </w:p>
    <w:p w14:paraId="7FD1BDA0" w14:textId="77777777" w:rsidR="00D63558" w:rsidRDefault="00D63558">
      <w:pPr>
        <w:spacing w:after="0" w:line="200" w:lineRule="exact"/>
        <w:rPr>
          <w:sz w:val="20"/>
          <w:szCs w:val="20"/>
          <w:lang w:eastAsia="zh-CN"/>
        </w:rPr>
      </w:pPr>
    </w:p>
    <w:p w14:paraId="2C649D2F" w14:textId="77777777" w:rsidR="00D63558" w:rsidRDefault="00D63558">
      <w:pPr>
        <w:spacing w:after="0" w:line="200" w:lineRule="exact"/>
        <w:rPr>
          <w:sz w:val="20"/>
          <w:szCs w:val="20"/>
          <w:lang w:eastAsia="zh-CN"/>
        </w:rPr>
      </w:pPr>
    </w:p>
    <w:p w14:paraId="2AEEE9DE" w14:textId="77777777" w:rsidR="00D63558" w:rsidRDefault="00D63558">
      <w:pPr>
        <w:spacing w:after="0" w:line="200" w:lineRule="exact"/>
        <w:rPr>
          <w:sz w:val="20"/>
          <w:szCs w:val="20"/>
          <w:lang w:eastAsia="zh-CN"/>
        </w:rPr>
      </w:pPr>
    </w:p>
    <w:p w14:paraId="2A8EC2AA" w14:textId="77777777" w:rsidR="00D63558" w:rsidRDefault="00D63558">
      <w:pPr>
        <w:spacing w:after="0" w:line="200" w:lineRule="exact"/>
        <w:rPr>
          <w:sz w:val="20"/>
          <w:szCs w:val="20"/>
          <w:lang w:eastAsia="zh-CN"/>
        </w:rPr>
      </w:pPr>
    </w:p>
    <w:p w14:paraId="41CEC581" w14:textId="77777777" w:rsidR="00D63558" w:rsidRDefault="00D63558">
      <w:pPr>
        <w:spacing w:after="0" w:line="200" w:lineRule="exact"/>
        <w:rPr>
          <w:sz w:val="20"/>
          <w:szCs w:val="20"/>
          <w:lang w:eastAsia="zh-CN"/>
        </w:rPr>
      </w:pPr>
    </w:p>
    <w:p w14:paraId="347BC639" w14:textId="77777777" w:rsidR="00D63558" w:rsidRDefault="00D63558">
      <w:pPr>
        <w:spacing w:after="0" w:line="200" w:lineRule="exact"/>
        <w:rPr>
          <w:sz w:val="20"/>
          <w:szCs w:val="20"/>
          <w:lang w:eastAsia="zh-CN"/>
        </w:rPr>
      </w:pPr>
    </w:p>
    <w:p w14:paraId="793F6676" w14:textId="77777777" w:rsidR="006562BA" w:rsidRDefault="006562BA" w:rsidP="00A35E6C">
      <w:pPr>
        <w:tabs>
          <w:tab w:val="left" w:pos="3836"/>
        </w:tabs>
        <w:spacing w:after="0" w:line="240" w:lineRule="auto"/>
        <w:ind w:right="-20"/>
        <w:rPr>
          <w:rFonts w:ascii="Adobe 仿宋 Std R" w:hAnsi="Adobe 仿宋 Std R" w:cs="Adobe 仿宋 Std R" w:hint="eastAsia"/>
          <w:sz w:val="24"/>
          <w:szCs w:val="24"/>
          <w:lang w:eastAsia="zh-CN"/>
        </w:rPr>
      </w:pPr>
    </w:p>
    <w:p w14:paraId="58A17D8B" w14:textId="77777777" w:rsidR="006562BA" w:rsidRPr="00A35E6C" w:rsidRDefault="006562BA" w:rsidP="00A35E6C">
      <w:pPr>
        <w:tabs>
          <w:tab w:val="left" w:pos="3836"/>
        </w:tabs>
        <w:spacing w:after="0" w:line="240" w:lineRule="auto"/>
        <w:ind w:right="-20"/>
        <w:rPr>
          <w:rFonts w:ascii="Adobe 仿宋 Std R" w:hAnsi="Adobe 仿宋 Std R" w:cs="Adobe 仿宋 Std R" w:hint="eastAsia"/>
          <w:sz w:val="24"/>
          <w:szCs w:val="24"/>
          <w:lang w:eastAsia="zh-CN"/>
        </w:rPr>
      </w:pPr>
    </w:p>
    <w:p w14:paraId="6CBFF1B0" w14:textId="15A43C14" w:rsidR="00D63558" w:rsidRPr="006562BA" w:rsidRDefault="00000000" w:rsidP="006562BA">
      <w:pPr>
        <w:tabs>
          <w:tab w:val="left" w:pos="3836"/>
        </w:tabs>
        <w:spacing w:after="0" w:line="240" w:lineRule="auto"/>
        <w:ind w:left="2653" w:right="-20"/>
        <w:rPr>
          <w:rFonts w:ascii="文鼎霹雳体" w:hAnsi="文鼎霹雳体" w:cs="文鼎霹雳体" w:hint="eastAsia"/>
          <w:sz w:val="24"/>
          <w:szCs w:val="24"/>
          <w:lang w:eastAsia="zh-CN"/>
        </w:rPr>
      </w:pPr>
      <w:r>
        <w:rPr>
          <w:rFonts w:eastAsiaTheme="minorHAnsi" w:hint="eastAsia"/>
        </w:rPr>
        <w:pict w14:anchorId="0B5B60C2">
          <v:group id="_x0000_s2314" style="position:absolute;left:0;text-align:left;margin-left:248.65pt;margin-top:18.2pt;width:120pt;height:.1pt;z-index:-8329;mso-position-horizontal-relative:page" coordorigin="4973,364" coordsize="2400,2">
            <v:shape id="_x0000_s2315" style="position:absolute;left:4973;top:364;width:2400;height:2" coordorigin="4973,364" coordsize="2400,0" path="m4973,364r2400,e" filled="f" strokeweight=".7pt">
              <v:path arrowok="t"/>
            </v:shape>
            <w10:wrap anchorx="page"/>
          </v:group>
        </w:pict>
      </w:r>
      <w:r w:rsidR="007556A0">
        <w:rPr>
          <w:rFonts w:ascii="Adobe 仿宋 Std R" w:eastAsia="Adobe 仿宋 Std R" w:hAnsi="Adobe 仿宋 Std R" w:cs="Adobe 仿宋 Std R"/>
          <w:sz w:val="24"/>
          <w:szCs w:val="24"/>
          <w:lang w:eastAsia="zh-CN"/>
        </w:rPr>
        <w:t>班级：</w:t>
      </w:r>
      <w:r w:rsidR="007556A0">
        <w:rPr>
          <w:rFonts w:ascii="Adobe 仿宋 Std R" w:eastAsia="Adobe 仿宋 Std R" w:hAnsi="Adobe 仿宋 Std R" w:cs="Adobe 仿宋 Std R"/>
          <w:sz w:val="24"/>
          <w:szCs w:val="24"/>
          <w:lang w:eastAsia="zh-CN"/>
        </w:rPr>
        <w:tab/>
        <w:t>计算机</w:t>
      </w:r>
      <w:r w:rsidR="00F6034B">
        <w:rPr>
          <w:rFonts w:asciiTheme="minorEastAsia" w:hAnsiTheme="minorEastAsia" w:cs="Adobe 仿宋 Std R" w:hint="eastAsia"/>
          <w:sz w:val="24"/>
          <w:szCs w:val="24"/>
          <w:lang w:eastAsia="zh-CN"/>
        </w:rPr>
        <w:t>0</w:t>
      </w:r>
      <w:r w:rsidR="00DD67F2">
        <w:rPr>
          <w:rFonts w:asciiTheme="minorEastAsia" w:hAnsiTheme="minorEastAsia" w:cs="Adobe 仿宋 Std R"/>
          <w:sz w:val="24"/>
          <w:szCs w:val="24"/>
          <w:lang w:eastAsia="zh-CN"/>
        </w:rPr>
        <w:t>0</w:t>
      </w:r>
      <w:r w:rsidR="00F6034B">
        <w:rPr>
          <w:rFonts w:asciiTheme="minorEastAsia" w:hAnsiTheme="minorEastAsia" w:cs="Adobe 仿宋 Std R" w:hint="eastAsia"/>
          <w:sz w:val="24"/>
          <w:szCs w:val="24"/>
          <w:lang w:eastAsia="zh-CN"/>
        </w:rPr>
        <w:t>1</w:t>
      </w:r>
    </w:p>
    <w:p w14:paraId="7ACB6D26" w14:textId="77777777" w:rsidR="006562BA" w:rsidRDefault="006562BA" w:rsidP="00A35E6C">
      <w:pPr>
        <w:tabs>
          <w:tab w:val="left" w:pos="3960"/>
        </w:tabs>
        <w:spacing w:after="0" w:line="358" w:lineRule="exact"/>
        <w:ind w:right="-20"/>
        <w:rPr>
          <w:rFonts w:ascii="Adobe 仿宋 Std R" w:hAnsi="Adobe 仿宋 Std R" w:cs="Adobe 仿宋 Std R" w:hint="eastAsia"/>
          <w:position w:val="-4"/>
          <w:sz w:val="24"/>
          <w:szCs w:val="24"/>
          <w:lang w:eastAsia="zh-CN"/>
        </w:rPr>
      </w:pPr>
    </w:p>
    <w:p w14:paraId="2667399C" w14:textId="1151663A" w:rsidR="00563E8F" w:rsidRPr="006562BA" w:rsidRDefault="00000000" w:rsidP="006562BA">
      <w:pPr>
        <w:tabs>
          <w:tab w:val="left" w:pos="3960"/>
        </w:tabs>
        <w:spacing w:after="0" w:line="358" w:lineRule="exact"/>
        <w:ind w:left="2653" w:right="-20"/>
        <w:rPr>
          <w:lang w:eastAsia="zh-CN"/>
        </w:rPr>
      </w:pPr>
      <w:r>
        <w:rPr>
          <w:rFonts w:eastAsiaTheme="minorHAnsi"/>
        </w:rPr>
        <w:pict w14:anchorId="4B9BB9FC">
          <v:group id="_x0000_s2312" style="position:absolute;left:0;text-align:left;margin-left:248.65pt;margin-top:18.2pt;width:120pt;height:.1pt;z-index:-8328;mso-position-horizontal-relative:page" coordorigin="4973,364" coordsize="2400,2">
            <v:shape id="_x0000_s2313" style="position:absolute;left:4973;top:364;width:2400;height:2" coordorigin="4973,364" coordsize="2400,0" path="m4973,364r2400,e" filled="f" strokeweight=".7pt">
              <v:path arrowok="t"/>
            </v:shape>
            <w10:wrap anchorx="page"/>
          </v:group>
        </w:pict>
      </w:r>
      <w:r w:rsidR="007556A0">
        <w:rPr>
          <w:rFonts w:ascii="Adobe 仿宋 Std R" w:eastAsia="Adobe 仿宋 Std R" w:hAnsi="Adobe 仿宋 Std R" w:cs="Adobe 仿宋 Std R"/>
          <w:position w:val="-4"/>
          <w:sz w:val="24"/>
          <w:szCs w:val="24"/>
          <w:lang w:eastAsia="zh-CN"/>
        </w:rPr>
        <w:t>学号：</w:t>
      </w:r>
      <w:r w:rsidR="007556A0">
        <w:rPr>
          <w:rFonts w:ascii="Adobe 仿宋 Std R" w:eastAsia="Adobe 仿宋 Std R" w:hAnsi="Adobe 仿宋 Std R" w:cs="Adobe 仿宋 Std R"/>
          <w:position w:val="-4"/>
          <w:sz w:val="24"/>
          <w:szCs w:val="24"/>
          <w:lang w:eastAsia="zh-CN"/>
        </w:rPr>
        <w:tab/>
      </w:r>
      <w:r w:rsidR="00F03109" w:rsidRPr="00F03109">
        <w:rPr>
          <w:lang w:eastAsia="zh-CN"/>
        </w:rPr>
        <w:t>2203613040</w:t>
      </w:r>
    </w:p>
    <w:p w14:paraId="3358CD7D" w14:textId="77777777" w:rsidR="006562BA" w:rsidRDefault="006562BA" w:rsidP="00A35E6C">
      <w:pPr>
        <w:tabs>
          <w:tab w:val="left" w:pos="4105"/>
        </w:tabs>
        <w:spacing w:after="0" w:line="331" w:lineRule="exact"/>
        <w:ind w:right="-20"/>
        <w:rPr>
          <w:rFonts w:ascii="Adobe 仿宋 Std R" w:hAnsi="Adobe 仿宋 Std R" w:cs="Adobe 仿宋 Std R" w:hint="eastAsia"/>
          <w:sz w:val="24"/>
          <w:szCs w:val="24"/>
          <w:lang w:eastAsia="zh-CN"/>
        </w:rPr>
      </w:pPr>
    </w:p>
    <w:p w14:paraId="2282B827" w14:textId="5B5DAA3D" w:rsidR="00D63558" w:rsidRDefault="00000000" w:rsidP="00F03109">
      <w:pPr>
        <w:tabs>
          <w:tab w:val="left" w:pos="4105"/>
        </w:tabs>
        <w:spacing w:after="0" w:line="331" w:lineRule="exact"/>
        <w:ind w:left="2653" w:right="-20"/>
        <w:rPr>
          <w:rFonts w:ascii="Adobe 仿宋 Std R" w:eastAsia="Adobe 仿宋 Std R" w:hAnsi="Adobe 仿宋 Std R" w:cs="Adobe 仿宋 Std R"/>
          <w:sz w:val="24"/>
          <w:szCs w:val="24"/>
          <w:lang w:eastAsia="zh-CN"/>
        </w:rPr>
      </w:pPr>
      <w:r>
        <w:rPr>
          <w:rFonts w:eastAsiaTheme="minorHAnsi"/>
        </w:rPr>
        <w:pict w14:anchorId="303AE4BC">
          <v:group id="_x0000_s2310" style="position:absolute;left:0;text-align:left;margin-left:248.65pt;margin-top:15.3pt;width:120pt;height:.1pt;z-index:-8327;mso-position-horizontal-relative:page" coordorigin="4973,306" coordsize="2400,2">
            <v:shape id="_x0000_s2311" style="position:absolute;left:4973;top:306;width:2400;height:2" coordorigin="4973,306" coordsize="2400,0" path="m4973,306r2400,e" filled="f" strokeweight=".24658mm">
              <v:path arrowok="t"/>
            </v:shape>
            <w10:wrap anchorx="page"/>
          </v:group>
        </w:pict>
      </w:r>
      <w:r w:rsidR="007556A0">
        <w:rPr>
          <w:rFonts w:ascii="Adobe 仿宋 Std R" w:eastAsia="Adobe 仿宋 Std R" w:hAnsi="Adobe 仿宋 Std R" w:cs="Adobe 仿宋 Std R"/>
          <w:sz w:val="24"/>
          <w:szCs w:val="24"/>
          <w:lang w:eastAsia="zh-CN"/>
        </w:rPr>
        <w:t>姓名：</w:t>
      </w:r>
      <w:r w:rsidR="007556A0">
        <w:rPr>
          <w:rFonts w:ascii="Adobe 仿宋 Std R" w:eastAsia="Adobe 仿宋 Std R" w:hAnsi="Adobe 仿宋 Std R" w:cs="Adobe 仿宋 Std R"/>
          <w:sz w:val="24"/>
          <w:szCs w:val="24"/>
          <w:lang w:eastAsia="zh-CN"/>
        </w:rPr>
        <w:tab/>
      </w:r>
      <w:proofErr w:type="gramStart"/>
      <w:r w:rsidR="00563E8F">
        <w:rPr>
          <w:rFonts w:asciiTheme="minorEastAsia" w:hAnsiTheme="minorEastAsia" w:cs="Adobe 仿宋 Std R" w:hint="eastAsia"/>
          <w:sz w:val="24"/>
          <w:szCs w:val="24"/>
          <w:lang w:eastAsia="zh-CN"/>
        </w:rPr>
        <w:t>曾锦程</w:t>
      </w:r>
      <w:proofErr w:type="gramEnd"/>
    </w:p>
    <w:p w14:paraId="0BDF87C3" w14:textId="77777777" w:rsidR="00D63558" w:rsidRDefault="00D63558" w:rsidP="00F03109">
      <w:pPr>
        <w:spacing w:before="1" w:after="0" w:line="190" w:lineRule="exact"/>
        <w:rPr>
          <w:sz w:val="19"/>
          <w:szCs w:val="19"/>
          <w:lang w:eastAsia="zh-CN"/>
        </w:rPr>
      </w:pPr>
    </w:p>
    <w:p w14:paraId="3F613A59" w14:textId="77777777" w:rsidR="00F03109" w:rsidRDefault="00F03109" w:rsidP="00F03109">
      <w:pPr>
        <w:rPr>
          <w:sz w:val="20"/>
          <w:szCs w:val="20"/>
          <w:lang w:eastAsia="zh-CN"/>
        </w:rPr>
      </w:pPr>
    </w:p>
    <w:p w14:paraId="4678F9B9" w14:textId="5276623A" w:rsidR="00D63558" w:rsidRPr="00F03109" w:rsidRDefault="007556A0" w:rsidP="00F03109">
      <w:pPr>
        <w:jc w:val="center"/>
        <w:rPr>
          <w:lang w:eastAsia="zh-CN"/>
        </w:rPr>
      </w:pPr>
      <w:r w:rsidRPr="00F03109">
        <w:rPr>
          <w:lang w:eastAsia="zh-CN"/>
        </w:rPr>
        <w:t>202</w:t>
      </w:r>
      <w:r w:rsidR="00F6034B" w:rsidRPr="00F03109">
        <w:rPr>
          <w:rFonts w:hint="eastAsia"/>
          <w:lang w:eastAsia="zh-CN"/>
        </w:rPr>
        <w:t>2</w:t>
      </w:r>
      <w:r w:rsidRPr="00F03109">
        <w:rPr>
          <w:lang w:eastAsia="zh-CN"/>
        </w:rPr>
        <w:t xml:space="preserve"> </w:t>
      </w:r>
      <w:r w:rsidRPr="00F03109">
        <w:rPr>
          <w:lang w:eastAsia="zh-CN"/>
        </w:rPr>
        <w:t>年</w:t>
      </w:r>
      <w:r w:rsidRPr="00F03109">
        <w:rPr>
          <w:lang w:eastAsia="zh-CN"/>
        </w:rPr>
        <w:t xml:space="preserve"> 12 </w:t>
      </w:r>
      <w:r w:rsidRPr="00F03109">
        <w:rPr>
          <w:lang w:eastAsia="zh-CN"/>
        </w:rPr>
        <w:t>月</w:t>
      </w:r>
      <w:r w:rsidRPr="00F03109">
        <w:rPr>
          <w:lang w:eastAsia="zh-CN"/>
        </w:rPr>
        <w:t xml:space="preserve"> </w:t>
      </w:r>
      <w:r w:rsidR="003B101A">
        <w:rPr>
          <w:lang w:eastAsia="zh-CN"/>
        </w:rPr>
        <w:t>08</w:t>
      </w:r>
      <w:r w:rsidRPr="00F03109">
        <w:rPr>
          <w:lang w:eastAsia="zh-CN"/>
        </w:rPr>
        <w:t xml:space="preserve"> </w:t>
      </w:r>
      <w:r w:rsidRPr="00F03109">
        <w:rPr>
          <w:lang w:eastAsia="zh-CN"/>
        </w:rPr>
        <w:t>日</w:t>
      </w:r>
    </w:p>
    <w:p w14:paraId="2A11178F" w14:textId="77777777" w:rsidR="00D63558" w:rsidRDefault="00D63558" w:rsidP="00A53598">
      <w:pPr>
        <w:spacing w:after="0"/>
        <w:rPr>
          <w:lang w:eastAsia="zh-CN"/>
        </w:rPr>
        <w:sectPr w:rsidR="00D63558">
          <w:footerReference w:type="default" r:id="rId8"/>
          <w:type w:val="continuous"/>
          <w:pgSz w:w="11920" w:h="16840"/>
          <w:pgMar w:top="1360" w:right="1680" w:bottom="280" w:left="1600" w:header="720" w:footer="720" w:gutter="0"/>
          <w:cols w:space="720"/>
        </w:sectPr>
      </w:pPr>
    </w:p>
    <w:p w14:paraId="75EC51A8" w14:textId="4CFEA144" w:rsidR="00A53598" w:rsidRDefault="00A53598" w:rsidP="00A53598">
      <w:pPr>
        <w:spacing w:after="0" w:line="200" w:lineRule="exact"/>
        <w:rPr>
          <w:sz w:val="36"/>
          <w:szCs w:val="36"/>
          <w:lang w:eastAsia="zh-CN"/>
        </w:rPr>
      </w:pPr>
    </w:p>
    <w:p w14:paraId="48C8D08E" w14:textId="3BF8E900" w:rsidR="00A53598" w:rsidRPr="00D84734" w:rsidRDefault="00A53598" w:rsidP="00D84734">
      <w:pPr>
        <w:jc w:val="center"/>
      </w:pPr>
      <w:proofErr w:type="spellStart"/>
      <w:r w:rsidRPr="00A53598">
        <w:rPr>
          <w:sz w:val="32"/>
          <w:szCs w:val="32"/>
        </w:rPr>
        <w:t>目录</w:t>
      </w:r>
      <w:proofErr w:type="spellEnd"/>
      <w:r w:rsidRPr="00A53598">
        <w:rPr>
          <w:sz w:val="32"/>
          <w:szCs w:val="32"/>
        </w:rPr>
        <w:fldChar w:fldCharType="begin"/>
      </w:r>
      <w:r w:rsidRPr="00A53598">
        <w:rPr>
          <w:sz w:val="32"/>
          <w:szCs w:val="32"/>
        </w:rPr>
        <w:instrText xml:space="preserve"> TOC \o \h \z \u </w:instrText>
      </w:r>
      <w:r w:rsidRPr="00A53598">
        <w:rPr>
          <w:sz w:val="32"/>
          <w:szCs w:val="32"/>
        </w:rPr>
        <w:fldChar w:fldCharType="separate"/>
      </w:r>
    </w:p>
    <w:p w14:paraId="5AF5A62F" w14:textId="5E1EC7C1" w:rsidR="00A53598" w:rsidRPr="00A53598" w:rsidRDefault="00000000" w:rsidP="00A53598">
      <w:pPr>
        <w:pStyle w:val="TOC2"/>
        <w:tabs>
          <w:tab w:val="right" w:leader="dot" w:pos="8790"/>
        </w:tabs>
        <w:ind w:left="440"/>
        <w:jc w:val="center"/>
        <w:rPr>
          <w:noProof/>
          <w:kern w:val="2"/>
          <w:lang w:eastAsia="zh-CN"/>
        </w:rPr>
      </w:pPr>
      <w:hyperlink w:anchor="_Toc121399413" w:history="1">
        <w:r w:rsidR="00A53598" w:rsidRPr="00A53598">
          <w:rPr>
            <w:rStyle w:val="a9"/>
            <w:noProof/>
          </w:rPr>
          <w:t>实验一</w:t>
        </w:r>
        <w:r w:rsidR="00A53598" w:rsidRPr="00A53598">
          <w:rPr>
            <w:rStyle w:val="a9"/>
            <w:noProof/>
          </w:rPr>
          <w:t xml:space="preserve"> OpenEuler</w:t>
        </w:r>
        <w:r w:rsidR="00A53598" w:rsidRPr="00A53598">
          <w:rPr>
            <w:rStyle w:val="a9"/>
            <w:noProof/>
          </w:rPr>
          <w:t>系统环境实验</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_Toc121399413 \h </w:instrText>
        </w:r>
        <w:r w:rsidR="00A53598" w:rsidRPr="00A53598">
          <w:rPr>
            <w:noProof/>
            <w:webHidden/>
          </w:rPr>
        </w:r>
        <w:r w:rsidR="00A53598" w:rsidRPr="00A53598">
          <w:rPr>
            <w:noProof/>
            <w:webHidden/>
          </w:rPr>
          <w:fldChar w:fldCharType="separate"/>
        </w:r>
        <w:r w:rsidR="00D84734">
          <w:rPr>
            <w:noProof/>
            <w:webHidden/>
          </w:rPr>
          <w:t>6</w:t>
        </w:r>
        <w:r w:rsidR="00A53598" w:rsidRPr="00A53598">
          <w:rPr>
            <w:noProof/>
            <w:webHidden/>
          </w:rPr>
          <w:fldChar w:fldCharType="end"/>
        </w:r>
      </w:hyperlink>
    </w:p>
    <w:p w14:paraId="1CF547AC" w14:textId="459727F7" w:rsidR="00A53598" w:rsidRPr="00A53598" w:rsidRDefault="00000000" w:rsidP="00A53598">
      <w:pPr>
        <w:pStyle w:val="TOC4"/>
        <w:tabs>
          <w:tab w:val="right" w:leader="dot" w:pos="8790"/>
        </w:tabs>
        <w:ind w:left="1320"/>
        <w:jc w:val="center"/>
        <w:rPr>
          <w:noProof/>
        </w:rPr>
      </w:pPr>
      <w:hyperlink w:anchor="_Toc121399414" w:history="1">
        <w:r w:rsidR="00A53598" w:rsidRPr="00A53598">
          <w:rPr>
            <w:rStyle w:val="a9"/>
            <w:noProof/>
            <w:lang w:eastAsia="zh-CN"/>
          </w:rPr>
          <w:t xml:space="preserve">1.1 </w:t>
        </w:r>
        <w:r w:rsidR="00A53598" w:rsidRPr="00A53598">
          <w:rPr>
            <w:rStyle w:val="a9"/>
            <w:noProof/>
            <w:lang w:eastAsia="zh-CN"/>
          </w:rPr>
          <w:t>实验目的</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_Toc121399414 \h </w:instrText>
        </w:r>
        <w:r w:rsidR="00A53598" w:rsidRPr="00A53598">
          <w:rPr>
            <w:noProof/>
            <w:webHidden/>
          </w:rPr>
        </w:r>
        <w:r w:rsidR="00A53598" w:rsidRPr="00A53598">
          <w:rPr>
            <w:noProof/>
            <w:webHidden/>
          </w:rPr>
          <w:fldChar w:fldCharType="separate"/>
        </w:r>
        <w:r w:rsidR="00D84734">
          <w:rPr>
            <w:noProof/>
            <w:webHidden/>
          </w:rPr>
          <w:t>6</w:t>
        </w:r>
        <w:r w:rsidR="00A53598" w:rsidRPr="00A53598">
          <w:rPr>
            <w:noProof/>
            <w:webHidden/>
          </w:rPr>
          <w:fldChar w:fldCharType="end"/>
        </w:r>
      </w:hyperlink>
    </w:p>
    <w:p w14:paraId="08CB48DC" w14:textId="39CB4096" w:rsidR="00A53598" w:rsidRPr="00A53598" w:rsidRDefault="00000000" w:rsidP="00A53598">
      <w:pPr>
        <w:pStyle w:val="TOC4"/>
        <w:tabs>
          <w:tab w:val="right" w:leader="dot" w:pos="8790"/>
        </w:tabs>
        <w:ind w:left="1320"/>
        <w:jc w:val="center"/>
        <w:rPr>
          <w:noProof/>
        </w:rPr>
      </w:pPr>
      <w:hyperlink w:anchor="_Toc121399415" w:history="1">
        <w:r w:rsidR="00A53598" w:rsidRPr="00A53598">
          <w:rPr>
            <w:rStyle w:val="a9"/>
            <w:noProof/>
            <w:lang w:eastAsia="zh-CN"/>
          </w:rPr>
          <w:t xml:space="preserve">1.2 </w:t>
        </w:r>
        <w:r w:rsidR="00A53598" w:rsidRPr="00A53598">
          <w:rPr>
            <w:rStyle w:val="a9"/>
            <w:noProof/>
            <w:lang w:eastAsia="zh-CN"/>
          </w:rPr>
          <w:t>实验内容</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_Toc121399415 \h </w:instrText>
        </w:r>
        <w:r w:rsidR="00A53598" w:rsidRPr="00A53598">
          <w:rPr>
            <w:noProof/>
            <w:webHidden/>
          </w:rPr>
        </w:r>
        <w:r w:rsidR="00A53598" w:rsidRPr="00A53598">
          <w:rPr>
            <w:noProof/>
            <w:webHidden/>
          </w:rPr>
          <w:fldChar w:fldCharType="separate"/>
        </w:r>
        <w:r w:rsidR="00D84734">
          <w:rPr>
            <w:noProof/>
            <w:webHidden/>
          </w:rPr>
          <w:t>6</w:t>
        </w:r>
        <w:r w:rsidR="00A53598" w:rsidRPr="00A53598">
          <w:rPr>
            <w:noProof/>
            <w:webHidden/>
          </w:rPr>
          <w:fldChar w:fldCharType="end"/>
        </w:r>
      </w:hyperlink>
    </w:p>
    <w:p w14:paraId="79B6DC50" w14:textId="65E5BF69" w:rsidR="00A53598" w:rsidRPr="00A53598" w:rsidRDefault="00000000" w:rsidP="00A53598">
      <w:pPr>
        <w:pStyle w:val="TOC4"/>
        <w:tabs>
          <w:tab w:val="right" w:leader="dot" w:pos="8790"/>
        </w:tabs>
        <w:ind w:left="1320"/>
        <w:jc w:val="center"/>
        <w:rPr>
          <w:noProof/>
        </w:rPr>
      </w:pPr>
      <w:hyperlink w:anchor="_Toc121399416" w:history="1">
        <w:r w:rsidR="00A53598" w:rsidRPr="00A53598">
          <w:rPr>
            <w:rStyle w:val="a9"/>
            <w:noProof/>
            <w:lang w:eastAsia="zh-CN"/>
          </w:rPr>
          <w:t xml:space="preserve">1.3 </w:t>
        </w:r>
        <w:r w:rsidR="00A53598" w:rsidRPr="00A53598">
          <w:rPr>
            <w:rStyle w:val="a9"/>
            <w:noProof/>
            <w:lang w:eastAsia="zh-CN"/>
          </w:rPr>
          <w:t>实验思想</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_Toc121399416 \h </w:instrText>
        </w:r>
        <w:r w:rsidR="00A53598" w:rsidRPr="00A53598">
          <w:rPr>
            <w:noProof/>
            <w:webHidden/>
          </w:rPr>
        </w:r>
        <w:r w:rsidR="00A53598" w:rsidRPr="00A53598">
          <w:rPr>
            <w:noProof/>
            <w:webHidden/>
          </w:rPr>
          <w:fldChar w:fldCharType="separate"/>
        </w:r>
        <w:r w:rsidR="00D84734">
          <w:rPr>
            <w:noProof/>
            <w:webHidden/>
          </w:rPr>
          <w:t>6</w:t>
        </w:r>
        <w:r w:rsidR="00A53598" w:rsidRPr="00A53598">
          <w:rPr>
            <w:noProof/>
            <w:webHidden/>
          </w:rPr>
          <w:fldChar w:fldCharType="end"/>
        </w:r>
      </w:hyperlink>
    </w:p>
    <w:p w14:paraId="772ED255" w14:textId="539CE745" w:rsidR="00A53598" w:rsidRPr="00A53598" w:rsidRDefault="00000000" w:rsidP="00A53598">
      <w:pPr>
        <w:pStyle w:val="TOC4"/>
        <w:tabs>
          <w:tab w:val="right" w:leader="dot" w:pos="8790"/>
        </w:tabs>
        <w:ind w:left="1320"/>
        <w:jc w:val="center"/>
        <w:rPr>
          <w:noProof/>
        </w:rPr>
      </w:pPr>
      <w:hyperlink w:anchor="_Toc121399417" w:history="1">
        <w:r w:rsidR="00A53598" w:rsidRPr="00A53598">
          <w:rPr>
            <w:rStyle w:val="a9"/>
            <w:noProof/>
            <w:lang w:eastAsia="zh-CN"/>
          </w:rPr>
          <w:t xml:space="preserve">1.4 </w:t>
        </w:r>
        <w:r w:rsidR="00A53598" w:rsidRPr="00A53598">
          <w:rPr>
            <w:rStyle w:val="a9"/>
            <w:noProof/>
            <w:lang w:eastAsia="zh-CN"/>
          </w:rPr>
          <w:t>实验步骤</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_Toc121399417 \h </w:instrText>
        </w:r>
        <w:r w:rsidR="00A53598" w:rsidRPr="00A53598">
          <w:rPr>
            <w:noProof/>
            <w:webHidden/>
          </w:rPr>
        </w:r>
        <w:r w:rsidR="00A53598" w:rsidRPr="00A53598">
          <w:rPr>
            <w:noProof/>
            <w:webHidden/>
          </w:rPr>
          <w:fldChar w:fldCharType="separate"/>
        </w:r>
        <w:r w:rsidR="00D84734">
          <w:rPr>
            <w:noProof/>
            <w:webHidden/>
          </w:rPr>
          <w:t>7</w:t>
        </w:r>
        <w:r w:rsidR="00A53598" w:rsidRPr="00A53598">
          <w:rPr>
            <w:noProof/>
            <w:webHidden/>
          </w:rPr>
          <w:fldChar w:fldCharType="end"/>
        </w:r>
      </w:hyperlink>
    </w:p>
    <w:p w14:paraId="5A480F06" w14:textId="39BD61DA" w:rsidR="00A53598" w:rsidRPr="00A53598" w:rsidRDefault="00000000" w:rsidP="00A53598">
      <w:pPr>
        <w:pStyle w:val="TOC5"/>
        <w:tabs>
          <w:tab w:val="right" w:leader="dot" w:pos="8790"/>
        </w:tabs>
        <w:ind w:left="1760"/>
        <w:jc w:val="center"/>
        <w:rPr>
          <w:noProof/>
        </w:rPr>
      </w:pPr>
      <w:hyperlink w:anchor="_Toc121399418" w:history="1">
        <w:r w:rsidR="00A53598" w:rsidRPr="00A53598">
          <w:rPr>
            <w:rStyle w:val="a9"/>
            <w:noProof/>
            <w:lang w:eastAsia="zh-CN"/>
          </w:rPr>
          <w:t xml:space="preserve">1.4.1 </w:t>
        </w:r>
        <w:r w:rsidR="00A53598" w:rsidRPr="00A53598">
          <w:rPr>
            <w:rStyle w:val="a9"/>
            <w:noProof/>
            <w:lang w:eastAsia="zh-CN"/>
          </w:rPr>
          <w:t>进程相关编程实验</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_Toc121399418 \h </w:instrText>
        </w:r>
        <w:r w:rsidR="00A53598" w:rsidRPr="00A53598">
          <w:rPr>
            <w:noProof/>
            <w:webHidden/>
          </w:rPr>
        </w:r>
        <w:r w:rsidR="00A53598" w:rsidRPr="00A53598">
          <w:rPr>
            <w:noProof/>
            <w:webHidden/>
          </w:rPr>
          <w:fldChar w:fldCharType="separate"/>
        </w:r>
        <w:r w:rsidR="00D84734">
          <w:rPr>
            <w:noProof/>
            <w:webHidden/>
          </w:rPr>
          <w:t>7</w:t>
        </w:r>
        <w:r w:rsidR="00A53598" w:rsidRPr="00A53598">
          <w:rPr>
            <w:noProof/>
            <w:webHidden/>
          </w:rPr>
          <w:fldChar w:fldCharType="end"/>
        </w:r>
      </w:hyperlink>
    </w:p>
    <w:p w14:paraId="197534AB" w14:textId="3E3F8C00" w:rsidR="00A53598" w:rsidRPr="00A53598" w:rsidRDefault="00000000" w:rsidP="00A53598">
      <w:pPr>
        <w:pStyle w:val="TOC6"/>
        <w:tabs>
          <w:tab w:val="right" w:leader="dot" w:pos="8790"/>
        </w:tabs>
        <w:ind w:left="2200"/>
        <w:jc w:val="center"/>
        <w:rPr>
          <w:noProof/>
        </w:rPr>
      </w:pPr>
      <w:hyperlink w:anchor="_Toc121399419" w:history="1">
        <w:r w:rsidR="00A53598" w:rsidRPr="00A53598">
          <w:rPr>
            <w:rStyle w:val="a9"/>
            <w:noProof/>
            <w:lang w:eastAsia="zh-CN"/>
          </w:rPr>
          <w:t>第一步（基本要求）</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_Toc121399419 \h </w:instrText>
        </w:r>
        <w:r w:rsidR="00A53598" w:rsidRPr="00A53598">
          <w:rPr>
            <w:noProof/>
            <w:webHidden/>
          </w:rPr>
        </w:r>
        <w:r w:rsidR="00A53598" w:rsidRPr="00A53598">
          <w:rPr>
            <w:noProof/>
            <w:webHidden/>
          </w:rPr>
          <w:fldChar w:fldCharType="separate"/>
        </w:r>
        <w:r w:rsidR="00D84734">
          <w:rPr>
            <w:noProof/>
            <w:webHidden/>
          </w:rPr>
          <w:t>7</w:t>
        </w:r>
        <w:r w:rsidR="00A53598" w:rsidRPr="00A53598">
          <w:rPr>
            <w:noProof/>
            <w:webHidden/>
          </w:rPr>
          <w:fldChar w:fldCharType="end"/>
        </w:r>
      </w:hyperlink>
    </w:p>
    <w:p w14:paraId="407255A5" w14:textId="1207708B" w:rsidR="00A53598" w:rsidRPr="00A53598" w:rsidRDefault="00000000" w:rsidP="00A53598">
      <w:pPr>
        <w:pStyle w:val="TOC6"/>
        <w:tabs>
          <w:tab w:val="right" w:leader="dot" w:pos="8790"/>
        </w:tabs>
        <w:ind w:left="2200"/>
        <w:jc w:val="center"/>
        <w:rPr>
          <w:noProof/>
        </w:rPr>
      </w:pPr>
      <w:hyperlink w:anchor="_Toc121399420" w:history="1">
        <w:r w:rsidR="00A53598" w:rsidRPr="00A53598">
          <w:rPr>
            <w:rStyle w:val="a9"/>
            <w:noProof/>
            <w:lang w:eastAsia="zh-CN"/>
          </w:rPr>
          <w:t>第二步（扩展部分）</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_Toc121399420 \h </w:instrText>
        </w:r>
        <w:r w:rsidR="00A53598" w:rsidRPr="00A53598">
          <w:rPr>
            <w:noProof/>
            <w:webHidden/>
          </w:rPr>
        </w:r>
        <w:r w:rsidR="00A53598" w:rsidRPr="00A53598">
          <w:rPr>
            <w:noProof/>
            <w:webHidden/>
          </w:rPr>
          <w:fldChar w:fldCharType="separate"/>
        </w:r>
        <w:r w:rsidR="00D84734">
          <w:rPr>
            <w:noProof/>
            <w:webHidden/>
          </w:rPr>
          <w:t>9</w:t>
        </w:r>
        <w:r w:rsidR="00A53598" w:rsidRPr="00A53598">
          <w:rPr>
            <w:noProof/>
            <w:webHidden/>
          </w:rPr>
          <w:fldChar w:fldCharType="end"/>
        </w:r>
      </w:hyperlink>
    </w:p>
    <w:p w14:paraId="7D4C6664" w14:textId="27FC4598" w:rsidR="00A53598" w:rsidRPr="00A53598" w:rsidRDefault="00000000" w:rsidP="00A53598">
      <w:pPr>
        <w:pStyle w:val="TOC5"/>
        <w:tabs>
          <w:tab w:val="right" w:leader="dot" w:pos="8790"/>
        </w:tabs>
        <w:ind w:left="1760"/>
        <w:jc w:val="center"/>
        <w:rPr>
          <w:noProof/>
        </w:rPr>
      </w:pPr>
      <w:hyperlink w:anchor="_Toc121399421" w:history="1">
        <w:r w:rsidR="00A53598" w:rsidRPr="00A53598">
          <w:rPr>
            <w:rStyle w:val="a9"/>
            <w:noProof/>
            <w:lang w:eastAsia="zh-CN"/>
          </w:rPr>
          <w:t xml:space="preserve">1.4.2 </w:t>
        </w:r>
        <w:r w:rsidR="00A53598" w:rsidRPr="00A53598">
          <w:rPr>
            <w:rStyle w:val="a9"/>
            <w:noProof/>
            <w:lang w:eastAsia="zh-CN"/>
          </w:rPr>
          <w:t>线程相关编程实验</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_Toc121399421 \h </w:instrText>
        </w:r>
        <w:r w:rsidR="00A53598" w:rsidRPr="00A53598">
          <w:rPr>
            <w:noProof/>
            <w:webHidden/>
          </w:rPr>
        </w:r>
        <w:r w:rsidR="00A53598" w:rsidRPr="00A53598">
          <w:rPr>
            <w:noProof/>
            <w:webHidden/>
          </w:rPr>
          <w:fldChar w:fldCharType="separate"/>
        </w:r>
        <w:r w:rsidR="00D84734">
          <w:rPr>
            <w:noProof/>
            <w:webHidden/>
          </w:rPr>
          <w:t>11</w:t>
        </w:r>
        <w:r w:rsidR="00A53598" w:rsidRPr="00A53598">
          <w:rPr>
            <w:noProof/>
            <w:webHidden/>
          </w:rPr>
          <w:fldChar w:fldCharType="end"/>
        </w:r>
      </w:hyperlink>
    </w:p>
    <w:p w14:paraId="77010728" w14:textId="5CADE05E" w:rsidR="00A53598" w:rsidRPr="00A53598" w:rsidRDefault="00000000" w:rsidP="00A53598">
      <w:pPr>
        <w:pStyle w:val="TOC6"/>
        <w:tabs>
          <w:tab w:val="right" w:leader="dot" w:pos="8790"/>
        </w:tabs>
        <w:ind w:left="2200"/>
        <w:jc w:val="center"/>
        <w:rPr>
          <w:noProof/>
        </w:rPr>
      </w:pPr>
      <w:hyperlink w:anchor="_Toc121399422" w:history="1">
        <w:r w:rsidR="00A53598" w:rsidRPr="00A53598">
          <w:rPr>
            <w:rStyle w:val="a9"/>
            <w:noProof/>
            <w:lang w:eastAsia="zh-CN"/>
          </w:rPr>
          <w:t>函数介绍</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_Toc121399422 \h </w:instrText>
        </w:r>
        <w:r w:rsidR="00A53598" w:rsidRPr="00A53598">
          <w:rPr>
            <w:noProof/>
            <w:webHidden/>
          </w:rPr>
        </w:r>
        <w:r w:rsidR="00A53598" w:rsidRPr="00A53598">
          <w:rPr>
            <w:noProof/>
            <w:webHidden/>
          </w:rPr>
          <w:fldChar w:fldCharType="separate"/>
        </w:r>
        <w:r w:rsidR="00D84734">
          <w:rPr>
            <w:noProof/>
            <w:webHidden/>
          </w:rPr>
          <w:t>11</w:t>
        </w:r>
        <w:r w:rsidR="00A53598" w:rsidRPr="00A53598">
          <w:rPr>
            <w:noProof/>
            <w:webHidden/>
          </w:rPr>
          <w:fldChar w:fldCharType="end"/>
        </w:r>
      </w:hyperlink>
    </w:p>
    <w:p w14:paraId="7D7C7B0B" w14:textId="35ED337F" w:rsidR="00A53598" w:rsidRPr="00A53598" w:rsidRDefault="00000000" w:rsidP="00A53598">
      <w:pPr>
        <w:pStyle w:val="TOC6"/>
        <w:tabs>
          <w:tab w:val="right" w:leader="dot" w:pos="8790"/>
        </w:tabs>
        <w:ind w:left="2200"/>
        <w:jc w:val="center"/>
        <w:rPr>
          <w:noProof/>
        </w:rPr>
      </w:pPr>
      <w:hyperlink w:anchor="_Toc121399423" w:history="1">
        <w:r w:rsidR="00A53598" w:rsidRPr="00A53598">
          <w:rPr>
            <w:rStyle w:val="a9"/>
            <w:noProof/>
            <w:lang w:eastAsia="zh-CN"/>
          </w:rPr>
          <w:t>实验过程</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_Toc121399423 \h </w:instrText>
        </w:r>
        <w:r w:rsidR="00A53598" w:rsidRPr="00A53598">
          <w:rPr>
            <w:noProof/>
            <w:webHidden/>
          </w:rPr>
        </w:r>
        <w:r w:rsidR="00A53598" w:rsidRPr="00A53598">
          <w:rPr>
            <w:noProof/>
            <w:webHidden/>
          </w:rPr>
          <w:fldChar w:fldCharType="separate"/>
        </w:r>
        <w:r w:rsidR="00D84734">
          <w:rPr>
            <w:noProof/>
            <w:webHidden/>
          </w:rPr>
          <w:t>12</w:t>
        </w:r>
        <w:r w:rsidR="00A53598" w:rsidRPr="00A53598">
          <w:rPr>
            <w:noProof/>
            <w:webHidden/>
          </w:rPr>
          <w:fldChar w:fldCharType="end"/>
        </w:r>
      </w:hyperlink>
    </w:p>
    <w:p w14:paraId="2B895C65" w14:textId="34788BD6" w:rsidR="00A53598" w:rsidRPr="00A53598" w:rsidRDefault="00000000" w:rsidP="00A53598">
      <w:pPr>
        <w:pStyle w:val="TOC4"/>
        <w:tabs>
          <w:tab w:val="right" w:leader="dot" w:pos="8790"/>
        </w:tabs>
        <w:ind w:left="1320"/>
        <w:jc w:val="center"/>
        <w:rPr>
          <w:noProof/>
        </w:rPr>
      </w:pPr>
      <w:hyperlink w:anchor="_Toc121399424" w:history="1">
        <w:r w:rsidR="00A53598" w:rsidRPr="00A53598">
          <w:rPr>
            <w:rStyle w:val="a9"/>
            <w:noProof/>
            <w:lang w:eastAsia="zh-CN"/>
          </w:rPr>
          <w:t xml:space="preserve">1.5 </w:t>
        </w:r>
        <w:r w:rsidR="00A53598" w:rsidRPr="00A53598">
          <w:rPr>
            <w:rStyle w:val="a9"/>
            <w:noProof/>
            <w:lang w:eastAsia="zh-CN"/>
          </w:rPr>
          <w:t>测试数据设计</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_Toc121399424 \h </w:instrText>
        </w:r>
        <w:r w:rsidR="00A53598" w:rsidRPr="00A53598">
          <w:rPr>
            <w:noProof/>
            <w:webHidden/>
          </w:rPr>
        </w:r>
        <w:r w:rsidR="00A53598" w:rsidRPr="00A53598">
          <w:rPr>
            <w:noProof/>
            <w:webHidden/>
          </w:rPr>
          <w:fldChar w:fldCharType="separate"/>
        </w:r>
        <w:r w:rsidR="00D84734">
          <w:rPr>
            <w:noProof/>
            <w:webHidden/>
          </w:rPr>
          <w:t>16</w:t>
        </w:r>
        <w:r w:rsidR="00A53598" w:rsidRPr="00A53598">
          <w:rPr>
            <w:noProof/>
            <w:webHidden/>
          </w:rPr>
          <w:fldChar w:fldCharType="end"/>
        </w:r>
      </w:hyperlink>
    </w:p>
    <w:p w14:paraId="4FAA4ADC" w14:textId="0C4CDFC9" w:rsidR="00A53598" w:rsidRPr="00A53598" w:rsidRDefault="00000000" w:rsidP="00A53598">
      <w:pPr>
        <w:pStyle w:val="TOC4"/>
        <w:tabs>
          <w:tab w:val="right" w:leader="dot" w:pos="8790"/>
        </w:tabs>
        <w:ind w:left="1320"/>
        <w:jc w:val="center"/>
        <w:rPr>
          <w:noProof/>
        </w:rPr>
      </w:pPr>
      <w:hyperlink w:anchor="_Toc121399425" w:history="1">
        <w:r w:rsidR="00A53598" w:rsidRPr="00A53598">
          <w:rPr>
            <w:rStyle w:val="a9"/>
            <w:noProof/>
            <w:lang w:eastAsia="zh-CN"/>
          </w:rPr>
          <w:t xml:space="preserve">1.6 </w:t>
        </w:r>
        <w:r w:rsidR="00A53598" w:rsidRPr="00A53598">
          <w:rPr>
            <w:rStyle w:val="a9"/>
            <w:noProof/>
            <w:lang w:eastAsia="zh-CN"/>
          </w:rPr>
          <w:t>程序运行初值及运行结果分析</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_Toc121399425 \h </w:instrText>
        </w:r>
        <w:r w:rsidR="00A53598" w:rsidRPr="00A53598">
          <w:rPr>
            <w:noProof/>
            <w:webHidden/>
          </w:rPr>
        </w:r>
        <w:r w:rsidR="00A53598" w:rsidRPr="00A53598">
          <w:rPr>
            <w:noProof/>
            <w:webHidden/>
          </w:rPr>
          <w:fldChar w:fldCharType="separate"/>
        </w:r>
        <w:r w:rsidR="00D84734">
          <w:rPr>
            <w:noProof/>
            <w:webHidden/>
          </w:rPr>
          <w:t>16</w:t>
        </w:r>
        <w:r w:rsidR="00A53598" w:rsidRPr="00A53598">
          <w:rPr>
            <w:noProof/>
            <w:webHidden/>
          </w:rPr>
          <w:fldChar w:fldCharType="end"/>
        </w:r>
      </w:hyperlink>
    </w:p>
    <w:p w14:paraId="5306AE4A" w14:textId="20BB2516" w:rsidR="00A53598" w:rsidRPr="00A53598" w:rsidRDefault="00000000" w:rsidP="00A53598">
      <w:pPr>
        <w:pStyle w:val="TOC4"/>
        <w:tabs>
          <w:tab w:val="right" w:leader="dot" w:pos="8790"/>
        </w:tabs>
        <w:ind w:left="1320"/>
        <w:jc w:val="center"/>
        <w:rPr>
          <w:noProof/>
        </w:rPr>
      </w:pPr>
      <w:hyperlink w:anchor="_Toc121399426" w:history="1">
        <w:r w:rsidR="00A53598" w:rsidRPr="00A53598">
          <w:rPr>
            <w:rStyle w:val="a9"/>
            <w:noProof/>
            <w:lang w:eastAsia="zh-CN"/>
          </w:rPr>
          <w:t xml:space="preserve">1.7 </w:t>
        </w:r>
        <w:r w:rsidR="00A53598" w:rsidRPr="00A53598">
          <w:rPr>
            <w:rStyle w:val="a9"/>
            <w:noProof/>
            <w:lang w:eastAsia="zh-CN"/>
          </w:rPr>
          <w:t>实验总结</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_Toc121399426 \h </w:instrText>
        </w:r>
        <w:r w:rsidR="00A53598" w:rsidRPr="00A53598">
          <w:rPr>
            <w:noProof/>
            <w:webHidden/>
          </w:rPr>
        </w:r>
        <w:r w:rsidR="00A53598" w:rsidRPr="00A53598">
          <w:rPr>
            <w:noProof/>
            <w:webHidden/>
          </w:rPr>
          <w:fldChar w:fldCharType="separate"/>
        </w:r>
        <w:r w:rsidR="00D84734">
          <w:rPr>
            <w:noProof/>
            <w:webHidden/>
          </w:rPr>
          <w:t>16</w:t>
        </w:r>
        <w:r w:rsidR="00A53598" w:rsidRPr="00A53598">
          <w:rPr>
            <w:noProof/>
            <w:webHidden/>
          </w:rPr>
          <w:fldChar w:fldCharType="end"/>
        </w:r>
      </w:hyperlink>
    </w:p>
    <w:p w14:paraId="42593AF4" w14:textId="47B900E3" w:rsidR="00A53598" w:rsidRPr="00A53598" w:rsidRDefault="00000000" w:rsidP="00A53598">
      <w:pPr>
        <w:pStyle w:val="TOC5"/>
        <w:tabs>
          <w:tab w:val="right" w:leader="dot" w:pos="8790"/>
        </w:tabs>
        <w:ind w:left="1760"/>
        <w:jc w:val="center"/>
        <w:rPr>
          <w:noProof/>
        </w:rPr>
      </w:pPr>
      <w:hyperlink w:anchor="_Toc121399427" w:history="1">
        <w:r w:rsidR="00A53598" w:rsidRPr="00A53598">
          <w:rPr>
            <w:rStyle w:val="a9"/>
            <w:noProof/>
            <w:lang w:eastAsia="zh-CN"/>
          </w:rPr>
          <w:t xml:space="preserve">1.7.1 </w:t>
        </w:r>
        <w:r w:rsidR="00A53598" w:rsidRPr="00A53598">
          <w:rPr>
            <w:rStyle w:val="a9"/>
            <w:noProof/>
            <w:lang w:eastAsia="zh-CN"/>
          </w:rPr>
          <w:t>实验中的问题及解决过程</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_Toc121399427 \h </w:instrText>
        </w:r>
        <w:r w:rsidR="00A53598" w:rsidRPr="00A53598">
          <w:rPr>
            <w:noProof/>
            <w:webHidden/>
          </w:rPr>
        </w:r>
        <w:r w:rsidR="00A53598" w:rsidRPr="00A53598">
          <w:rPr>
            <w:noProof/>
            <w:webHidden/>
          </w:rPr>
          <w:fldChar w:fldCharType="separate"/>
        </w:r>
        <w:r w:rsidR="00D84734">
          <w:rPr>
            <w:noProof/>
            <w:webHidden/>
          </w:rPr>
          <w:t>16</w:t>
        </w:r>
        <w:r w:rsidR="00A53598" w:rsidRPr="00A53598">
          <w:rPr>
            <w:noProof/>
            <w:webHidden/>
          </w:rPr>
          <w:fldChar w:fldCharType="end"/>
        </w:r>
      </w:hyperlink>
    </w:p>
    <w:p w14:paraId="743775F5" w14:textId="554E6844" w:rsidR="00A53598" w:rsidRPr="00A53598" w:rsidRDefault="00000000" w:rsidP="00A53598">
      <w:pPr>
        <w:pStyle w:val="TOC5"/>
        <w:tabs>
          <w:tab w:val="right" w:leader="dot" w:pos="8790"/>
        </w:tabs>
        <w:ind w:left="1760"/>
        <w:jc w:val="center"/>
        <w:rPr>
          <w:noProof/>
        </w:rPr>
      </w:pPr>
      <w:hyperlink w:anchor="_Toc121399428" w:history="1">
        <w:r w:rsidR="00A53598" w:rsidRPr="00A53598">
          <w:rPr>
            <w:rStyle w:val="a9"/>
            <w:noProof/>
            <w:lang w:eastAsia="zh-CN"/>
          </w:rPr>
          <w:t xml:space="preserve">1.7.2 </w:t>
        </w:r>
        <w:r w:rsidR="00A53598" w:rsidRPr="00A53598">
          <w:rPr>
            <w:rStyle w:val="a9"/>
            <w:noProof/>
            <w:lang w:eastAsia="zh-CN"/>
          </w:rPr>
          <w:t>实验收获</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_Toc121399428 \h </w:instrText>
        </w:r>
        <w:r w:rsidR="00A53598" w:rsidRPr="00A53598">
          <w:rPr>
            <w:noProof/>
            <w:webHidden/>
          </w:rPr>
        </w:r>
        <w:r w:rsidR="00A53598" w:rsidRPr="00A53598">
          <w:rPr>
            <w:noProof/>
            <w:webHidden/>
          </w:rPr>
          <w:fldChar w:fldCharType="separate"/>
        </w:r>
        <w:r w:rsidR="00D84734">
          <w:rPr>
            <w:noProof/>
            <w:webHidden/>
          </w:rPr>
          <w:t>17</w:t>
        </w:r>
        <w:r w:rsidR="00A53598" w:rsidRPr="00A53598">
          <w:rPr>
            <w:noProof/>
            <w:webHidden/>
          </w:rPr>
          <w:fldChar w:fldCharType="end"/>
        </w:r>
      </w:hyperlink>
    </w:p>
    <w:p w14:paraId="0EB5379C" w14:textId="547EE2B8" w:rsidR="00A53598" w:rsidRPr="00A53598" w:rsidRDefault="00000000" w:rsidP="00A53598">
      <w:pPr>
        <w:pStyle w:val="TOC5"/>
        <w:tabs>
          <w:tab w:val="right" w:leader="dot" w:pos="8790"/>
        </w:tabs>
        <w:ind w:left="1760"/>
        <w:jc w:val="center"/>
        <w:rPr>
          <w:noProof/>
        </w:rPr>
      </w:pPr>
      <w:hyperlink w:anchor="_Toc121399429" w:history="1">
        <w:r w:rsidR="00A53598" w:rsidRPr="00A53598">
          <w:rPr>
            <w:rStyle w:val="a9"/>
            <w:noProof/>
            <w:lang w:eastAsia="zh-CN"/>
          </w:rPr>
          <w:t xml:space="preserve">1.7.3 </w:t>
        </w:r>
        <w:r w:rsidR="00A53598" w:rsidRPr="00A53598">
          <w:rPr>
            <w:rStyle w:val="a9"/>
            <w:noProof/>
            <w:lang w:eastAsia="zh-CN"/>
          </w:rPr>
          <w:t>意见与建议</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_Toc121399429 \h </w:instrText>
        </w:r>
        <w:r w:rsidR="00A53598" w:rsidRPr="00A53598">
          <w:rPr>
            <w:noProof/>
            <w:webHidden/>
          </w:rPr>
        </w:r>
        <w:r w:rsidR="00A53598" w:rsidRPr="00A53598">
          <w:rPr>
            <w:noProof/>
            <w:webHidden/>
          </w:rPr>
          <w:fldChar w:fldCharType="separate"/>
        </w:r>
        <w:r w:rsidR="00D84734">
          <w:rPr>
            <w:noProof/>
            <w:webHidden/>
          </w:rPr>
          <w:t>17</w:t>
        </w:r>
        <w:r w:rsidR="00A53598" w:rsidRPr="00A53598">
          <w:rPr>
            <w:noProof/>
            <w:webHidden/>
          </w:rPr>
          <w:fldChar w:fldCharType="end"/>
        </w:r>
      </w:hyperlink>
    </w:p>
    <w:p w14:paraId="59231C09" w14:textId="1A498568" w:rsidR="00A53598" w:rsidRPr="00A53598" w:rsidRDefault="00000000" w:rsidP="00A53598">
      <w:pPr>
        <w:pStyle w:val="TOC4"/>
        <w:tabs>
          <w:tab w:val="right" w:leader="dot" w:pos="8790"/>
        </w:tabs>
        <w:ind w:left="1320"/>
        <w:jc w:val="center"/>
        <w:rPr>
          <w:noProof/>
        </w:rPr>
      </w:pPr>
      <w:hyperlink w:anchor="_Toc121399430" w:history="1">
        <w:r w:rsidR="00A53598" w:rsidRPr="00A53598">
          <w:rPr>
            <w:rStyle w:val="a9"/>
            <w:noProof/>
            <w:lang w:eastAsia="zh-CN"/>
          </w:rPr>
          <w:t xml:space="preserve">1.8 </w:t>
        </w:r>
        <w:r w:rsidR="00A53598" w:rsidRPr="00A53598">
          <w:rPr>
            <w:rStyle w:val="a9"/>
            <w:noProof/>
            <w:lang w:eastAsia="zh-CN"/>
          </w:rPr>
          <w:t>附件</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_Toc121399430 \h </w:instrText>
        </w:r>
        <w:r w:rsidR="00A53598" w:rsidRPr="00A53598">
          <w:rPr>
            <w:noProof/>
            <w:webHidden/>
          </w:rPr>
        </w:r>
        <w:r w:rsidR="00A53598" w:rsidRPr="00A53598">
          <w:rPr>
            <w:noProof/>
            <w:webHidden/>
          </w:rPr>
          <w:fldChar w:fldCharType="separate"/>
        </w:r>
        <w:r w:rsidR="00D84734">
          <w:rPr>
            <w:noProof/>
            <w:webHidden/>
          </w:rPr>
          <w:t>17</w:t>
        </w:r>
        <w:r w:rsidR="00A53598" w:rsidRPr="00A53598">
          <w:rPr>
            <w:noProof/>
            <w:webHidden/>
          </w:rPr>
          <w:fldChar w:fldCharType="end"/>
        </w:r>
      </w:hyperlink>
    </w:p>
    <w:p w14:paraId="32F7603C" w14:textId="4D9C21F5" w:rsidR="00A53598" w:rsidRPr="00A53598" w:rsidRDefault="00000000" w:rsidP="00A53598">
      <w:pPr>
        <w:pStyle w:val="TOC5"/>
        <w:tabs>
          <w:tab w:val="right" w:leader="dot" w:pos="8790"/>
        </w:tabs>
        <w:ind w:left="1760"/>
        <w:jc w:val="center"/>
        <w:rPr>
          <w:noProof/>
        </w:rPr>
      </w:pPr>
      <w:hyperlink w:anchor="_Toc121399431" w:history="1">
        <w:r w:rsidR="00A53598" w:rsidRPr="00A53598">
          <w:rPr>
            <w:rStyle w:val="a9"/>
            <w:noProof/>
            <w:lang w:eastAsia="zh-CN"/>
          </w:rPr>
          <w:t xml:space="preserve">1.8.1 </w:t>
        </w:r>
        <w:r w:rsidR="00A53598" w:rsidRPr="00A53598">
          <w:rPr>
            <w:rStyle w:val="a9"/>
            <w:noProof/>
            <w:lang w:eastAsia="zh-CN"/>
          </w:rPr>
          <w:t>附件</w:t>
        </w:r>
        <w:r w:rsidR="00A53598" w:rsidRPr="00A53598">
          <w:rPr>
            <w:rStyle w:val="a9"/>
            <w:noProof/>
            <w:lang w:eastAsia="zh-CN"/>
          </w:rPr>
          <w:t xml:space="preserve">1 </w:t>
        </w:r>
        <w:r w:rsidR="00A53598" w:rsidRPr="00A53598">
          <w:rPr>
            <w:rStyle w:val="a9"/>
            <w:noProof/>
            <w:lang w:eastAsia="zh-CN"/>
          </w:rPr>
          <w:t>程序</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_Toc121399431 \h </w:instrText>
        </w:r>
        <w:r w:rsidR="00A53598" w:rsidRPr="00A53598">
          <w:rPr>
            <w:noProof/>
            <w:webHidden/>
          </w:rPr>
        </w:r>
        <w:r w:rsidR="00A53598" w:rsidRPr="00A53598">
          <w:rPr>
            <w:noProof/>
            <w:webHidden/>
          </w:rPr>
          <w:fldChar w:fldCharType="separate"/>
        </w:r>
        <w:r w:rsidR="00D84734">
          <w:rPr>
            <w:noProof/>
            <w:webHidden/>
          </w:rPr>
          <w:t>17</w:t>
        </w:r>
        <w:r w:rsidR="00A53598" w:rsidRPr="00A53598">
          <w:rPr>
            <w:noProof/>
            <w:webHidden/>
          </w:rPr>
          <w:fldChar w:fldCharType="end"/>
        </w:r>
      </w:hyperlink>
    </w:p>
    <w:p w14:paraId="5733A4E7" w14:textId="2C0297D0" w:rsidR="00A53598" w:rsidRPr="00A53598" w:rsidRDefault="00000000" w:rsidP="00A53598">
      <w:pPr>
        <w:pStyle w:val="TOC5"/>
        <w:tabs>
          <w:tab w:val="right" w:leader="dot" w:pos="8790"/>
        </w:tabs>
        <w:ind w:left="1760"/>
        <w:jc w:val="center"/>
        <w:rPr>
          <w:noProof/>
        </w:rPr>
      </w:pPr>
      <w:hyperlink w:anchor="_Toc121399432" w:history="1">
        <w:r w:rsidR="00A53598" w:rsidRPr="00A53598">
          <w:rPr>
            <w:rStyle w:val="a9"/>
            <w:noProof/>
            <w:lang w:eastAsia="zh-CN"/>
          </w:rPr>
          <w:t xml:space="preserve">1.8.2 </w:t>
        </w:r>
        <w:r w:rsidR="00A53598" w:rsidRPr="00A53598">
          <w:rPr>
            <w:rStyle w:val="a9"/>
            <w:noProof/>
            <w:lang w:eastAsia="zh-CN"/>
          </w:rPr>
          <w:t>附件</w:t>
        </w:r>
        <w:r w:rsidR="00A53598" w:rsidRPr="00A53598">
          <w:rPr>
            <w:rStyle w:val="a9"/>
            <w:noProof/>
            <w:lang w:eastAsia="zh-CN"/>
          </w:rPr>
          <w:t>2 readme</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_Toc121399432 \h </w:instrText>
        </w:r>
        <w:r w:rsidR="00A53598" w:rsidRPr="00A53598">
          <w:rPr>
            <w:noProof/>
            <w:webHidden/>
          </w:rPr>
        </w:r>
        <w:r w:rsidR="00A53598" w:rsidRPr="00A53598">
          <w:rPr>
            <w:noProof/>
            <w:webHidden/>
          </w:rPr>
          <w:fldChar w:fldCharType="separate"/>
        </w:r>
        <w:r w:rsidR="00D84734">
          <w:rPr>
            <w:noProof/>
            <w:webHidden/>
          </w:rPr>
          <w:t>17</w:t>
        </w:r>
        <w:r w:rsidR="00A53598" w:rsidRPr="00A53598">
          <w:rPr>
            <w:noProof/>
            <w:webHidden/>
          </w:rPr>
          <w:fldChar w:fldCharType="end"/>
        </w:r>
      </w:hyperlink>
    </w:p>
    <w:p w14:paraId="734A1A37" w14:textId="2105BBFE" w:rsidR="00A53598" w:rsidRPr="00A53598" w:rsidRDefault="00000000" w:rsidP="00A53598">
      <w:pPr>
        <w:pStyle w:val="TOC2"/>
        <w:tabs>
          <w:tab w:val="right" w:leader="dot" w:pos="8790"/>
        </w:tabs>
        <w:ind w:left="440"/>
        <w:jc w:val="center"/>
        <w:rPr>
          <w:noProof/>
          <w:kern w:val="2"/>
          <w:lang w:eastAsia="zh-CN"/>
        </w:rPr>
      </w:pPr>
      <w:hyperlink w:anchor="_Toc121399433" w:history="1">
        <w:r w:rsidR="00A53598" w:rsidRPr="00A53598">
          <w:rPr>
            <w:rStyle w:val="a9"/>
            <w:noProof/>
          </w:rPr>
          <w:t>实验二</w:t>
        </w:r>
        <w:r w:rsidR="00A53598" w:rsidRPr="00A53598">
          <w:rPr>
            <w:rStyle w:val="a9"/>
            <w:noProof/>
          </w:rPr>
          <w:t xml:space="preserve"> Linux</w:t>
        </w:r>
        <w:r w:rsidR="00A53598" w:rsidRPr="00A53598">
          <w:rPr>
            <w:rStyle w:val="a9"/>
            <w:noProof/>
          </w:rPr>
          <w:t>进程通信与内存管理实验</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_Toc121399433 \h </w:instrText>
        </w:r>
        <w:r w:rsidR="00A53598" w:rsidRPr="00A53598">
          <w:rPr>
            <w:noProof/>
            <w:webHidden/>
          </w:rPr>
        </w:r>
        <w:r w:rsidR="00A53598" w:rsidRPr="00A53598">
          <w:rPr>
            <w:noProof/>
            <w:webHidden/>
          </w:rPr>
          <w:fldChar w:fldCharType="separate"/>
        </w:r>
        <w:r w:rsidR="00D84734">
          <w:rPr>
            <w:noProof/>
            <w:webHidden/>
          </w:rPr>
          <w:t>17</w:t>
        </w:r>
        <w:r w:rsidR="00A53598" w:rsidRPr="00A53598">
          <w:rPr>
            <w:noProof/>
            <w:webHidden/>
          </w:rPr>
          <w:fldChar w:fldCharType="end"/>
        </w:r>
      </w:hyperlink>
    </w:p>
    <w:p w14:paraId="7CDCAA2F" w14:textId="3509AB2E" w:rsidR="00A53598" w:rsidRPr="00A53598" w:rsidRDefault="00000000" w:rsidP="00A53598">
      <w:pPr>
        <w:pStyle w:val="TOC4"/>
        <w:tabs>
          <w:tab w:val="right" w:leader="dot" w:pos="8790"/>
        </w:tabs>
        <w:ind w:left="1320"/>
        <w:jc w:val="center"/>
        <w:rPr>
          <w:noProof/>
        </w:rPr>
      </w:pPr>
      <w:hyperlink w:anchor="_Toc121399434" w:history="1">
        <w:r w:rsidR="00A53598" w:rsidRPr="00A53598">
          <w:rPr>
            <w:rStyle w:val="a9"/>
            <w:noProof/>
            <w:lang w:eastAsia="zh-CN"/>
          </w:rPr>
          <w:t xml:space="preserve">2.1 </w:t>
        </w:r>
        <w:r w:rsidR="00A53598" w:rsidRPr="00A53598">
          <w:rPr>
            <w:rStyle w:val="a9"/>
            <w:noProof/>
            <w:lang w:eastAsia="zh-CN"/>
          </w:rPr>
          <w:t>实验目的</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_Toc121399434 \h </w:instrText>
        </w:r>
        <w:r w:rsidR="00A53598" w:rsidRPr="00A53598">
          <w:rPr>
            <w:noProof/>
            <w:webHidden/>
          </w:rPr>
        </w:r>
        <w:r w:rsidR="00A53598" w:rsidRPr="00A53598">
          <w:rPr>
            <w:noProof/>
            <w:webHidden/>
          </w:rPr>
          <w:fldChar w:fldCharType="separate"/>
        </w:r>
        <w:r w:rsidR="00D84734">
          <w:rPr>
            <w:noProof/>
            <w:webHidden/>
          </w:rPr>
          <w:t>17</w:t>
        </w:r>
        <w:r w:rsidR="00A53598" w:rsidRPr="00A53598">
          <w:rPr>
            <w:noProof/>
            <w:webHidden/>
          </w:rPr>
          <w:fldChar w:fldCharType="end"/>
        </w:r>
      </w:hyperlink>
    </w:p>
    <w:p w14:paraId="3879D72B" w14:textId="398F5BF8" w:rsidR="00A53598" w:rsidRPr="00A53598" w:rsidRDefault="00000000" w:rsidP="00A53598">
      <w:pPr>
        <w:pStyle w:val="TOC4"/>
        <w:tabs>
          <w:tab w:val="right" w:leader="dot" w:pos="8790"/>
        </w:tabs>
        <w:ind w:left="1320"/>
        <w:jc w:val="center"/>
        <w:rPr>
          <w:noProof/>
        </w:rPr>
      </w:pPr>
      <w:hyperlink w:anchor="_Toc121399435" w:history="1">
        <w:r w:rsidR="00A53598" w:rsidRPr="00A53598">
          <w:rPr>
            <w:rStyle w:val="a9"/>
            <w:noProof/>
            <w:lang w:eastAsia="zh-CN"/>
          </w:rPr>
          <w:t xml:space="preserve">2.2 </w:t>
        </w:r>
        <w:r w:rsidR="00A53598" w:rsidRPr="00A53598">
          <w:rPr>
            <w:rStyle w:val="a9"/>
            <w:noProof/>
            <w:lang w:eastAsia="zh-CN"/>
          </w:rPr>
          <w:t>实验内容</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_Toc121399435 \h </w:instrText>
        </w:r>
        <w:r w:rsidR="00A53598" w:rsidRPr="00A53598">
          <w:rPr>
            <w:noProof/>
            <w:webHidden/>
          </w:rPr>
        </w:r>
        <w:r w:rsidR="00A53598" w:rsidRPr="00A53598">
          <w:rPr>
            <w:noProof/>
            <w:webHidden/>
          </w:rPr>
          <w:fldChar w:fldCharType="separate"/>
        </w:r>
        <w:r w:rsidR="00D84734">
          <w:rPr>
            <w:noProof/>
            <w:webHidden/>
          </w:rPr>
          <w:t>18</w:t>
        </w:r>
        <w:r w:rsidR="00A53598" w:rsidRPr="00A53598">
          <w:rPr>
            <w:noProof/>
            <w:webHidden/>
          </w:rPr>
          <w:fldChar w:fldCharType="end"/>
        </w:r>
      </w:hyperlink>
    </w:p>
    <w:p w14:paraId="35405D78" w14:textId="53690511" w:rsidR="00A53598" w:rsidRPr="00A53598" w:rsidRDefault="00000000" w:rsidP="00A53598">
      <w:pPr>
        <w:pStyle w:val="TOC4"/>
        <w:tabs>
          <w:tab w:val="right" w:leader="dot" w:pos="8790"/>
        </w:tabs>
        <w:ind w:left="1320"/>
        <w:jc w:val="center"/>
        <w:rPr>
          <w:noProof/>
        </w:rPr>
      </w:pPr>
      <w:hyperlink w:anchor="_Toc121399436" w:history="1">
        <w:r w:rsidR="00A53598" w:rsidRPr="00A53598">
          <w:rPr>
            <w:rStyle w:val="a9"/>
            <w:noProof/>
            <w:lang w:eastAsia="zh-CN"/>
          </w:rPr>
          <w:t xml:space="preserve">2.3 </w:t>
        </w:r>
        <w:r w:rsidR="00A53598" w:rsidRPr="00A53598">
          <w:rPr>
            <w:rStyle w:val="a9"/>
            <w:noProof/>
            <w:lang w:eastAsia="zh-CN"/>
          </w:rPr>
          <w:t>实验思想</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_Toc121399436 \h </w:instrText>
        </w:r>
        <w:r w:rsidR="00A53598" w:rsidRPr="00A53598">
          <w:rPr>
            <w:noProof/>
            <w:webHidden/>
          </w:rPr>
        </w:r>
        <w:r w:rsidR="00A53598" w:rsidRPr="00A53598">
          <w:rPr>
            <w:noProof/>
            <w:webHidden/>
          </w:rPr>
          <w:fldChar w:fldCharType="separate"/>
        </w:r>
        <w:r w:rsidR="00D84734">
          <w:rPr>
            <w:noProof/>
            <w:webHidden/>
          </w:rPr>
          <w:t>18</w:t>
        </w:r>
        <w:r w:rsidR="00A53598" w:rsidRPr="00A53598">
          <w:rPr>
            <w:noProof/>
            <w:webHidden/>
          </w:rPr>
          <w:fldChar w:fldCharType="end"/>
        </w:r>
      </w:hyperlink>
    </w:p>
    <w:p w14:paraId="014E9E10" w14:textId="7C39CBBD" w:rsidR="00A53598" w:rsidRPr="00A53598" w:rsidRDefault="00000000" w:rsidP="00A53598">
      <w:pPr>
        <w:pStyle w:val="TOC4"/>
        <w:tabs>
          <w:tab w:val="right" w:leader="dot" w:pos="8790"/>
        </w:tabs>
        <w:ind w:left="1320"/>
        <w:jc w:val="center"/>
        <w:rPr>
          <w:noProof/>
        </w:rPr>
      </w:pPr>
      <w:hyperlink w:anchor="_Toc121399437" w:history="1">
        <w:r w:rsidR="00A53598" w:rsidRPr="00A53598">
          <w:rPr>
            <w:rStyle w:val="a9"/>
            <w:noProof/>
            <w:lang w:eastAsia="zh-CN"/>
          </w:rPr>
          <w:t xml:space="preserve">2.4 </w:t>
        </w:r>
        <w:r w:rsidR="00A53598" w:rsidRPr="00A53598">
          <w:rPr>
            <w:rStyle w:val="a9"/>
            <w:noProof/>
            <w:lang w:eastAsia="zh-CN"/>
          </w:rPr>
          <w:t>实验步骤</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_Toc121399437 \h </w:instrText>
        </w:r>
        <w:r w:rsidR="00A53598" w:rsidRPr="00A53598">
          <w:rPr>
            <w:noProof/>
            <w:webHidden/>
          </w:rPr>
        </w:r>
        <w:r w:rsidR="00A53598" w:rsidRPr="00A53598">
          <w:rPr>
            <w:noProof/>
            <w:webHidden/>
          </w:rPr>
          <w:fldChar w:fldCharType="separate"/>
        </w:r>
        <w:r w:rsidR="00D84734">
          <w:rPr>
            <w:noProof/>
            <w:webHidden/>
          </w:rPr>
          <w:t>21</w:t>
        </w:r>
        <w:r w:rsidR="00A53598" w:rsidRPr="00A53598">
          <w:rPr>
            <w:noProof/>
            <w:webHidden/>
          </w:rPr>
          <w:fldChar w:fldCharType="end"/>
        </w:r>
      </w:hyperlink>
    </w:p>
    <w:p w14:paraId="40127AA5" w14:textId="450F17DC" w:rsidR="00A53598" w:rsidRPr="00A53598" w:rsidRDefault="00000000" w:rsidP="00A53598">
      <w:pPr>
        <w:pStyle w:val="TOC5"/>
        <w:tabs>
          <w:tab w:val="right" w:leader="dot" w:pos="8790"/>
        </w:tabs>
        <w:ind w:left="1760"/>
        <w:jc w:val="center"/>
        <w:rPr>
          <w:noProof/>
        </w:rPr>
      </w:pPr>
      <w:hyperlink w:anchor="_Toc121399438" w:history="1">
        <w:r w:rsidR="00A53598" w:rsidRPr="00A53598">
          <w:rPr>
            <w:rStyle w:val="a9"/>
            <w:noProof/>
            <w:lang w:eastAsia="zh-CN"/>
          </w:rPr>
          <w:t xml:space="preserve">2.4.1 </w:t>
        </w:r>
        <w:r w:rsidR="00A53598" w:rsidRPr="00A53598">
          <w:rPr>
            <w:rStyle w:val="a9"/>
            <w:noProof/>
            <w:lang w:eastAsia="zh-CN"/>
          </w:rPr>
          <w:t>进程的软中断通信</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_Toc121399438 \h </w:instrText>
        </w:r>
        <w:r w:rsidR="00A53598" w:rsidRPr="00A53598">
          <w:rPr>
            <w:noProof/>
            <w:webHidden/>
          </w:rPr>
        </w:r>
        <w:r w:rsidR="00A53598" w:rsidRPr="00A53598">
          <w:rPr>
            <w:noProof/>
            <w:webHidden/>
          </w:rPr>
          <w:fldChar w:fldCharType="separate"/>
        </w:r>
        <w:r w:rsidR="00D84734">
          <w:rPr>
            <w:noProof/>
            <w:webHidden/>
          </w:rPr>
          <w:t>21</w:t>
        </w:r>
        <w:r w:rsidR="00A53598" w:rsidRPr="00A53598">
          <w:rPr>
            <w:noProof/>
            <w:webHidden/>
          </w:rPr>
          <w:fldChar w:fldCharType="end"/>
        </w:r>
      </w:hyperlink>
    </w:p>
    <w:p w14:paraId="1FF7D394" w14:textId="4CEE2EEB" w:rsidR="00A53598" w:rsidRPr="00A53598" w:rsidRDefault="00000000" w:rsidP="00A53598">
      <w:pPr>
        <w:pStyle w:val="TOC5"/>
        <w:tabs>
          <w:tab w:val="right" w:leader="dot" w:pos="8790"/>
        </w:tabs>
        <w:ind w:left="1760"/>
        <w:jc w:val="center"/>
        <w:rPr>
          <w:noProof/>
        </w:rPr>
      </w:pPr>
      <w:hyperlink w:anchor="_Toc121399439" w:history="1">
        <w:r w:rsidR="00A53598" w:rsidRPr="00A53598">
          <w:rPr>
            <w:rStyle w:val="a9"/>
            <w:noProof/>
            <w:lang w:eastAsia="zh-CN"/>
          </w:rPr>
          <w:t xml:space="preserve">2.4.2 </w:t>
        </w:r>
        <w:r w:rsidR="00A53598" w:rsidRPr="00A53598">
          <w:rPr>
            <w:rStyle w:val="a9"/>
            <w:noProof/>
            <w:lang w:eastAsia="zh-CN"/>
          </w:rPr>
          <w:t>进程的管道通信</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_Toc121399439 \h </w:instrText>
        </w:r>
        <w:r w:rsidR="00A53598" w:rsidRPr="00A53598">
          <w:rPr>
            <w:noProof/>
            <w:webHidden/>
          </w:rPr>
        </w:r>
        <w:r w:rsidR="00A53598" w:rsidRPr="00A53598">
          <w:rPr>
            <w:noProof/>
            <w:webHidden/>
          </w:rPr>
          <w:fldChar w:fldCharType="separate"/>
        </w:r>
        <w:r w:rsidR="00D84734">
          <w:rPr>
            <w:noProof/>
            <w:webHidden/>
          </w:rPr>
          <w:t>32</w:t>
        </w:r>
        <w:r w:rsidR="00A53598" w:rsidRPr="00A53598">
          <w:rPr>
            <w:noProof/>
            <w:webHidden/>
          </w:rPr>
          <w:fldChar w:fldCharType="end"/>
        </w:r>
      </w:hyperlink>
    </w:p>
    <w:p w14:paraId="017C8639" w14:textId="2EE0F61A" w:rsidR="00A53598" w:rsidRPr="00A53598" w:rsidRDefault="00000000" w:rsidP="00A53598">
      <w:pPr>
        <w:pStyle w:val="TOC5"/>
        <w:tabs>
          <w:tab w:val="right" w:leader="dot" w:pos="8790"/>
        </w:tabs>
        <w:ind w:left="1760"/>
        <w:jc w:val="center"/>
        <w:rPr>
          <w:noProof/>
        </w:rPr>
      </w:pPr>
      <w:hyperlink w:anchor="_Toc121399440" w:history="1">
        <w:r w:rsidR="00A53598" w:rsidRPr="00A53598">
          <w:rPr>
            <w:rStyle w:val="a9"/>
            <w:noProof/>
            <w:lang w:eastAsia="zh-CN"/>
          </w:rPr>
          <w:t xml:space="preserve">2.4.3 </w:t>
        </w:r>
        <w:r w:rsidR="00A53598" w:rsidRPr="00A53598">
          <w:rPr>
            <w:rStyle w:val="a9"/>
            <w:noProof/>
            <w:lang w:eastAsia="zh-CN"/>
          </w:rPr>
          <w:t>页面置换</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_Toc121399440 \h </w:instrText>
        </w:r>
        <w:r w:rsidR="00A53598" w:rsidRPr="00A53598">
          <w:rPr>
            <w:noProof/>
            <w:webHidden/>
          </w:rPr>
        </w:r>
        <w:r w:rsidR="00A53598" w:rsidRPr="00A53598">
          <w:rPr>
            <w:noProof/>
            <w:webHidden/>
          </w:rPr>
          <w:fldChar w:fldCharType="separate"/>
        </w:r>
        <w:r w:rsidR="00D84734">
          <w:rPr>
            <w:noProof/>
            <w:webHidden/>
          </w:rPr>
          <w:t>39</w:t>
        </w:r>
        <w:r w:rsidR="00A53598" w:rsidRPr="00A53598">
          <w:rPr>
            <w:noProof/>
            <w:webHidden/>
          </w:rPr>
          <w:fldChar w:fldCharType="end"/>
        </w:r>
      </w:hyperlink>
    </w:p>
    <w:p w14:paraId="2135E7B0" w14:textId="57DAECD1" w:rsidR="00A53598" w:rsidRPr="00A53598" w:rsidRDefault="00000000" w:rsidP="00A53598">
      <w:pPr>
        <w:pStyle w:val="TOC4"/>
        <w:tabs>
          <w:tab w:val="right" w:leader="dot" w:pos="8790"/>
        </w:tabs>
        <w:ind w:left="1320"/>
        <w:jc w:val="center"/>
        <w:rPr>
          <w:noProof/>
        </w:rPr>
      </w:pPr>
      <w:hyperlink w:anchor="_Toc121399441" w:history="1">
        <w:r w:rsidR="00A53598" w:rsidRPr="00A53598">
          <w:rPr>
            <w:rStyle w:val="a9"/>
            <w:noProof/>
            <w:lang w:eastAsia="zh-CN"/>
          </w:rPr>
          <w:t xml:space="preserve">2.5 </w:t>
        </w:r>
        <w:r w:rsidR="00A53598" w:rsidRPr="00A53598">
          <w:rPr>
            <w:rStyle w:val="a9"/>
            <w:noProof/>
            <w:lang w:eastAsia="zh-CN"/>
          </w:rPr>
          <w:t>测试数据设计</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_Toc121399441 \h </w:instrText>
        </w:r>
        <w:r w:rsidR="00A53598" w:rsidRPr="00A53598">
          <w:rPr>
            <w:noProof/>
            <w:webHidden/>
          </w:rPr>
        </w:r>
        <w:r w:rsidR="00A53598" w:rsidRPr="00A53598">
          <w:rPr>
            <w:noProof/>
            <w:webHidden/>
          </w:rPr>
          <w:fldChar w:fldCharType="separate"/>
        </w:r>
        <w:r w:rsidR="00D84734">
          <w:rPr>
            <w:noProof/>
            <w:webHidden/>
          </w:rPr>
          <w:t>42</w:t>
        </w:r>
        <w:r w:rsidR="00A53598" w:rsidRPr="00A53598">
          <w:rPr>
            <w:noProof/>
            <w:webHidden/>
          </w:rPr>
          <w:fldChar w:fldCharType="end"/>
        </w:r>
      </w:hyperlink>
    </w:p>
    <w:p w14:paraId="2C062082" w14:textId="373E614F" w:rsidR="00A53598" w:rsidRPr="00A53598" w:rsidRDefault="00000000" w:rsidP="00A53598">
      <w:pPr>
        <w:pStyle w:val="TOC4"/>
        <w:tabs>
          <w:tab w:val="right" w:leader="dot" w:pos="8790"/>
        </w:tabs>
        <w:ind w:left="1320"/>
        <w:jc w:val="center"/>
        <w:rPr>
          <w:noProof/>
        </w:rPr>
      </w:pPr>
      <w:hyperlink w:anchor="_Toc121399442" w:history="1">
        <w:r w:rsidR="00A53598" w:rsidRPr="00A53598">
          <w:rPr>
            <w:rStyle w:val="a9"/>
            <w:noProof/>
            <w:lang w:eastAsia="zh-CN"/>
          </w:rPr>
          <w:t xml:space="preserve">2.6 </w:t>
        </w:r>
        <w:r w:rsidR="00A53598" w:rsidRPr="00A53598">
          <w:rPr>
            <w:rStyle w:val="a9"/>
            <w:noProof/>
            <w:lang w:eastAsia="zh-CN"/>
          </w:rPr>
          <w:t>程序运行初值及运行结果分析</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_Toc121399442 \h </w:instrText>
        </w:r>
        <w:r w:rsidR="00A53598" w:rsidRPr="00A53598">
          <w:rPr>
            <w:noProof/>
            <w:webHidden/>
          </w:rPr>
        </w:r>
        <w:r w:rsidR="00A53598" w:rsidRPr="00A53598">
          <w:rPr>
            <w:noProof/>
            <w:webHidden/>
          </w:rPr>
          <w:fldChar w:fldCharType="separate"/>
        </w:r>
        <w:r w:rsidR="00D84734">
          <w:rPr>
            <w:noProof/>
            <w:webHidden/>
          </w:rPr>
          <w:t>42</w:t>
        </w:r>
        <w:r w:rsidR="00A53598" w:rsidRPr="00A53598">
          <w:rPr>
            <w:noProof/>
            <w:webHidden/>
          </w:rPr>
          <w:fldChar w:fldCharType="end"/>
        </w:r>
      </w:hyperlink>
    </w:p>
    <w:p w14:paraId="0219EAD8" w14:textId="66F0B9E9" w:rsidR="00A53598" w:rsidRPr="00A53598" w:rsidRDefault="00000000" w:rsidP="00A53598">
      <w:pPr>
        <w:pStyle w:val="TOC4"/>
        <w:tabs>
          <w:tab w:val="right" w:leader="dot" w:pos="8790"/>
        </w:tabs>
        <w:ind w:left="1320"/>
        <w:jc w:val="center"/>
        <w:rPr>
          <w:noProof/>
        </w:rPr>
      </w:pPr>
      <w:hyperlink w:anchor="_Toc121399443" w:history="1">
        <w:r w:rsidR="00A53598" w:rsidRPr="00A53598">
          <w:rPr>
            <w:rStyle w:val="a9"/>
            <w:noProof/>
            <w:lang w:eastAsia="zh-CN"/>
          </w:rPr>
          <w:t xml:space="preserve">2.7 </w:t>
        </w:r>
        <w:r w:rsidR="00A53598" w:rsidRPr="00A53598">
          <w:rPr>
            <w:rStyle w:val="a9"/>
            <w:noProof/>
            <w:lang w:eastAsia="zh-CN"/>
          </w:rPr>
          <w:t>页面置换算法复杂度分析</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_Toc121399443 \h </w:instrText>
        </w:r>
        <w:r w:rsidR="00A53598" w:rsidRPr="00A53598">
          <w:rPr>
            <w:noProof/>
            <w:webHidden/>
          </w:rPr>
        </w:r>
        <w:r w:rsidR="00A53598" w:rsidRPr="00A53598">
          <w:rPr>
            <w:noProof/>
            <w:webHidden/>
          </w:rPr>
          <w:fldChar w:fldCharType="separate"/>
        </w:r>
        <w:r w:rsidR="00D84734">
          <w:rPr>
            <w:noProof/>
            <w:webHidden/>
          </w:rPr>
          <w:t>42</w:t>
        </w:r>
        <w:r w:rsidR="00A53598" w:rsidRPr="00A53598">
          <w:rPr>
            <w:noProof/>
            <w:webHidden/>
          </w:rPr>
          <w:fldChar w:fldCharType="end"/>
        </w:r>
      </w:hyperlink>
    </w:p>
    <w:p w14:paraId="37530080" w14:textId="27FC3B21" w:rsidR="00A53598" w:rsidRPr="00A53598" w:rsidRDefault="00000000" w:rsidP="00A53598">
      <w:pPr>
        <w:pStyle w:val="TOC4"/>
        <w:tabs>
          <w:tab w:val="right" w:leader="dot" w:pos="8790"/>
        </w:tabs>
        <w:ind w:left="1320"/>
        <w:jc w:val="center"/>
        <w:rPr>
          <w:noProof/>
        </w:rPr>
      </w:pPr>
      <w:hyperlink w:anchor="_Toc121399444" w:history="1">
        <w:r w:rsidR="00A53598" w:rsidRPr="00A53598">
          <w:rPr>
            <w:rStyle w:val="a9"/>
            <w:noProof/>
            <w:lang w:eastAsia="zh-CN"/>
          </w:rPr>
          <w:t xml:space="preserve">2.8 </w:t>
        </w:r>
        <w:r w:rsidR="00A53598" w:rsidRPr="00A53598">
          <w:rPr>
            <w:rStyle w:val="a9"/>
            <w:noProof/>
            <w:lang w:eastAsia="zh-CN"/>
          </w:rPr>
          <w:t>回答问题</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_Toc121399444 \h </w:instrText>
        </w:r>
        <w:r w:rsidR="00A53598" w:rsidRPr="00A53598">
          <w:rPr>
            <w:noProof/>
            <w:webHidden/>
          </w:rPr>
        </w:r>
        <w:r w:rsidR="00A53598" w:rsidRPr="00A53598">
          <w:rPr>
            <w:noProof/>
            <w:webHidden/>
          </w:rPr>
          <w:fldChar w:fldCharType="separate"/>
        </w:r>
        <w:r w:rsidR="00D84734">
          <w:rPr>
            <w:noProof/>
            <w:webHidden/>
          </w:rPr>
          <w:t>43</w:t>
        </w:r>
        <w:r w:rsidR="00A53598" w:rsidRPr="00A53598">
          <w:rPr>
            <w:noProof/>
            <w:webHidden/>
          </w:rPr>
          <w:fldChar w:fldCharType="end"/>
        </w:r>
      </w:hyperlink>
    </w:p>
    <w:p w14:paraId="06470E27" w14:textId="35E5EE1F" w:rsidR="00A53598" w:rsidRPr="00A53598" w:rsidRDefault="00000000" w:rsidP="00A53598">
      <w:pPr>
        <w:pStyle w:val="TOC5"/>
        <w:tabs>
          <w:tab w:val="right" w:leader="dot" w:pos="8790"/>
        </w:tabs>
        <w:ind w:left="1760"/>
        <w:jc w:val="center"/>
        <w:rPr>
          <w:noProof/>
        </w:rPr>
      </w:pPr>
      <w:hyperlink w:anchor="_Toc121399445" w:history="1">
        <w:r w:rsidR="00A53598" w:rsidRPr="00A53598">
          <w:rPr>
            <w:rStyle w:val="a9"/>
            <w:noProof/>
            <w:lang w:eastAsia="zh-CN"/>
          </w:rPr>
          <w:t xml:space="preserve">2.8.1 </w:t>
        </w:r>
        <w:r w:rsidR="00A53598" w:rsidRPr="00A53598">
          <w:rPr>
            <w:rStyle w:val="a9"/>
            <w:noProof/>
            <w:lang w:eastAsia="zh-CN"/>
          </w:rPr>
          <w:t>软中断通信</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_Toc121399445 \h </w:instrText>
        </w:r>
        <w:r w:rsidR="00A53598" w:rsidRPr="00A53598">
          <w:rPr>
            <w:noProof/>
            <w:webHidden/>
          </w:rPr>
        </w:r>
        <w:r w:rsidR="00A53598" w:rsidRPr="00A53598">
          <w:rPr>
            <w:noProof/>
            <w:webHidden/>
          </w:rPr>
          <w:fldChar w:fldCharType="separate"/>
        </w:r>
        <w:r w:rsidR="00D84734">
          <w:rPr>
            <w:noProof/>
            <w:webHidden/>
          </w:rPr>
          <w:t>43</w:t>
        </w:r>
        <w:r w:rsidR="00A53598" w:rsidRPr="00A53598">
          <w:rPr>
            <w:noProof/>
            <w:webHidden/>
          </w:rPr>
          <w:fldChar w:fldCharType="end"/>
        </w:r>
      </w:hyperlink>
    </w:p>
    <w:p w14:paraId="6EF6A038" w14:textId="2AA3D93A" w:rsidR="00A53598" w:rsidRPr="00A53598" w:rsidRDefault="00000000" w:rsidP="00A53598">
      <w:pPr>
        <w:pStyle w:val="TOC5"/>
        <w:tabs>
          <w:tab w:val="right" w:leader="dot" w:pos="8790"/>
        </w:tabs>
        <w:ind w:left="1760"/>
        <w:jc w:val="center"/>
        <w:rPr>
          <w:noProof/>
        </w:rPr>
      </w:pPr>
      <w:hyperlink w:anchor="_Toc121399446" w:history="1">
        <w:r w:rsidR="00A53598" w:rsidRPr="00A53598">
          <w:rPr>
            <w:rStyle w:val="a9"/>
            <w:noProof/>
            <w:lang w:eastAsia="zh-CN"/>
          </w:rPr>
          <w:t xml:space="preserve">2.8.2 </w:t>
        </w:r>
        <w:r w:rsidR="00A53598" w:rsidRPr="00A53598">
          <w:rPr>
            <w:rStyle w:val="a9"/>
            <w:noProof/>
            <w:lang w:eastAsia="zh-CN"/>
          </w:rPr>
          <w:t>管道通信</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_Toc121399446 \h </w:instrText>
        </w:r>
        <w:r w:rsidR="00A53598" w:rsidRPr="00A53598">
          <w:rPr>
            <w:noProof/>
            <w:webHidden/>
          </w:rPr>
        </w:r>
        <w:r w:rsidR="00A53598" w:rsidRPr="00A53598">
          <w:rPr>
            <w:noProof/>
            <w:webHidden/>
          </w:rPr>
          <w:fldChar w:fldCharType="separate"/>
        </w:r>
        <w:r w:rsidR="00D84734">
          <w:rPr>
            <w:noProof/>
            <w:webHidden/>
          </w:rPr>
          <w:t>44</w:t>
        </w:r>
        <w:r w:rsidR="00A53598" w:rsidRPr="00A53598">
          <w:rPr>
            <w:noProof/>
            <w:webHidden/>
          </w:rPr>
          <w:fldChar w:fldCharType="end"/>
        </w:r>
      </w:hyperlink>
    </w:p>
    <w:p w14:paraId="066D6B13" w14:textId="7A682132" w:rsidR="00A53598" w:rsidRPr="00A53598" w:rsidRDefault="00000000" w:rsidP="00A53598">
      <w:pPr>
        <w:pStyle w:val="TOC4"/>
        <w:tabs>
          <w:tab w:val="right" w:leader="dot" w:pos="8790"/>
        </w:tabs>
        <w:ind w:left="1320"/>
        <w:jc w:val="center"/>
        <w:rPr>
          <w:noProof/>
        </w:rPr>
      </w:pPr>
      <w:hyperlink w:anchor="_Toc121399447" w:history="1">
        <w:r w:rsidR="00A53598" w:rsidRPr="00A53598">
          <w:rPr>
            <w:rStyle w:val="a9"/>
            <w:noProof/>
            <w:lang w:eastAsia="zh-CN"/>
          </w:rPr>
          <w:t xml:space="preserve">2.9 </w:t>
        </w:r>
        <w:r w:rsidR="00A53598" w:rsidRPr="00A53598">
          <w:rPr>
            <w:rStyle w:val="a9"/>
            <w:noProof/>
            <w:lang w:eastAsia="zh-CN"/>
          </w:rPr>
          <w:t>实验总结</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_Toc121399447 \h </w:instrText>
        </w:r>
        <w:r w:rsidR="00A53598" w:rsidRPr="00A53598">
          <w:rPr>
            <w:noProof/>
            <w:webHidden/>
          </w:rPr>
        </w:r>
        <w:r w:rsidR="00A53598" w:rsidRPr="00A53598">
          <w:rPr>
            <w:noProof/>
            <w:webHidden/>
          </w:rPr>
          <w:fldChar w:fldCharType="separate"/>
        </w:r>
        <w:r w:rsidR="00D84734">
          <w:rPr>
            <w:noProof/>
            <w:webHidden/>
          </w:rPr>
          <w:t>44</w:t>
        </w:r>
        <w:r w:rsidR="00A53598" w:rsidRPr="00A53598">
          <w:rPr>
            <w:noProof/>
            <w:webHidden/>
          </w:rPr>
          <w:fldChar w:fldCharType="end"/>
        </w:r>
      </w:hyperlink>
    </w:p>
    <w:p w14:paraId="2EB16C94" w14:textId="18230E1B" w:rsidR="00A53598" w:rsidRPr="00A53598" w:rsidRDefault="00000000" w:rsidP="00A53598">
      <w:pPr>
        <w:pStyle w:val="TOC5"/>
        <w:tabs>
          <w:tab w:val="right" w:leader="dot" w:pos="8790"/>
        </w:tabs>
        <w:ind w:left="1760"/>
        <w:jc w:val="center"/>
        <w:rPr>
          <w:noProof/>
        </w:rPr>
      </w:pPr>
      <w:hyperlink w:anchor="_Toc121399448" w:history="1">
        <w:r w:rsidR="00A53598" w:rsidRPr="00A53598">
          <w:rPr>
            <w:rStyle w:val="a9"/>
            <w:noProof/>
            <w:lang w:eastAsia="zh-CN"/>
          </w:rPr>
          <w:t xml:space="preserve">2.9.1 </w:t>
        </w:r>
        <w:r w:rsidR="00A53598" w:rsidRPr="00A53598">
          <w:rPr>
            <w:rStyle w:val="a9"/>
            <w:noProof/>
            <w:lang w:eastAsia="zh-CN"/>
          </w:rPr>
          <w:t>实验中的问题及解决过程</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_Toc121399448 \h </w:instrText>
        </w:r>
        <w:r w:rsidR="00A53598" w:rsidRPr="00A53598">
          <w:rPr>
            <w:noProof/>
            <w:webHidden/>
          </w:rPr>
        </w:r>
        <w:r w:rsidR="00A53598" w:rsidRPr="00A53598">
          <w:rPr>
            <w:noProof/>
            <w:webHidden/>
          </w:rPr>
          <w:fldChar w:fldCharType="separate"/>
        </w:r>
        <w:r w:rsidR="00D84734">
          <w:rPr>
            <w:noProof/>
            <w:webHidden/>
          </w:rPr>
          <w:t>44</w:t>
        </w:r>
        <w:r w:rsidR="00A53598" w:rsidRPr="00A53598">
          <w:rPr>
            <w:noProof/>
            <w:webHidden/>
          </w:rPr>
          <w:fldChar w:fldCharType="end"/>
        </w:r>
      </w:hyperlink>
    </w:p>
    <w:p w14:paraId="679F37D7" w14:textId="329CCC1E" w:rsidR="00A53598" w:rsidRPr="00A53598" w:rsidRDefault="00000000" w:rsidP="00A53598">
      <w:pPr>
        <w:pStyle w:val="TOC5"/>
        <w:tabs>
          <w:tab w:val="right" w:leader="dot" w:pos="8790"/>
        </w:tabs>
        <w:ind w:left="1760"/>
        <w:jc w:val="center"/>
        <w:rPr>
          <w:noProof/>
        </w:rPr>
      </w:pPr>
      <w:hyperlink w:anchor="_Toc121399449" w:history="1">
        <w:r w:rsidR="00A53598" w:rsidRPr="00A53598">
          <w:rPr>
            <w:rStyle w:val="a9"/>
            <w:noProof/>
            <w:lang w:eastAsia="zh-CN"/>
          </w:rPr>
          <w:t xml:space="preserve">2.9.2 </w:t>
        </w:r>
        <w:r w:rsidR="00A53598" w:rsidRPr="00A53598">
          <w:rPr>
            <w:rStyle w:val="a9"/>
            <w:noProof/>
            <w:lang w:eastAsia="zh-CN"/>
          </w:rPr>
          <w:t>实验收获</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_Toc121399449 \h </w:instrText>
        </w:r>
        <w:r w:rsidR="00A53598" w:rsidRPr="00A53598">
          <w:rPr>
            <w:noProof/>
            <w:webHidden/>
          </w:rPr>
        </w:r>
        <w:r w:rsidR="00A53598" w:rsidRPr="00A53598">
          <w:rPr>
            <w:noProof/>
            <w:webHidden/>
          </w:rPr>
          <w:fldChar w:fldCharType="separate"/>
        </w:r>
        <w:r w:rsidR="00D84734">
          <w:rPr>
            <w:noProof/>
            <w:webHidden/>
          </w:rPr>
          <w:t>45</w:t>
        </w:r>
        <w:r w:rsidR="00A53598" w:rsidRPr="00A53598">
          <w:rPr>
            <w:noProof/>
            <w:webHidden/>
          </w:rPr>
          <w:fldChar w:fldCharType="end"/>
        </w:r>
      </w:hyperlink>
    </w:p>
    <w:p w14:paraId="622E1748" w14:textId="33CBD009" w:rsidR="00A53598" w:rsidRPr="00A53598" w:rsidRDefault="00000000" w:rsidP="00A53598">
      <w:pPr>
        <w:pStyle w:val="TOC5"/>
        <w:tabs>
          <w:tab w:val="right" w:leader="dot" w:pos="8790"/>
        </w:tabs>
        <w:ind w:left="1760"/>
        <w:jc w:val="center"/>
        <w:rPr>
          <w:noProof/>
        </w:rPr>
      </w:pPr>
      <w:hyperlink w:anchor="_Toc121399450" w:history="1">
        <w:r w:rsidR="00A53598" w:rsidRPr="00A53598">
          <w:rPr>
            <w:rStyle w:val="a9"/>
            <w:noProof/>
            <w:lang w:eastAsia="zh-CN"/>
          </w:rPr>
          <w:t xml:space="preserve">2.9.3 </w:t>
        </w:r>
        <w:r w:rsidR="00A53598" w:rsidRPr="00A53598">
          <w:rPr>
            <w:rStyle w:val="a9"/>
            <w:noProof/>
            <w:lang w:eastAsia="zh-CN"/>
          </w:rPr>
          <w:t>意见与建议</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_Toc121399450 \h </w:instrText>
        </w:r>
        <w:r w:rsidR="00A53598" w:rsidRPr="00A53598">
          <w:rPr>
            <w:noProof/>
            <w:webHidden/>
          </w:rPr>
        </w:r>
        <w:r w:rsidR="00A53598" w:rsidRPr="00A53598">
          <w:rPr>
            <w:noProof/>
            <w:webHidden/>
          </w:rPr>
          <w:fldChar w:fldCharType="separate"/>
        </w:r>
        <w:r w:rsidR="00D84734">
          <w:rPr>
            <w:noProof/>
            <w:webHidden/>
          </w:rPr>
          <w:t>45</w:t>
        </w:r>
        <w:r w:rsidR="00A53598" w:rsidRPr="00A53598">
          <w:rPr>
            <w:noProof/>
            <w:webHidden/>
          </w:rPr>
          <w:fldChar w:fldCharType="end"/>
        </w:r>
      </w:hyperlink>
    </w:p>
    <w:p w14:paraId="1D401FBE" w14:textId="5E30FD0A" w:rsidR="00A53598" w:rsidRPr="00A53598" w:rsidRDefault="00000000" w:rsidP="00A53598">
      <w:pPr>
        <w:pStyle w:val="TOC4"/>
        <w:tabs>
          <w:tab w:val="right" w:leader="dot" w:pos="8790"/>
        </w:tabs>
        <w:ind w:left="1320"/>
        <w:jc w:val="center"/>
        <w:rPr>
          <w:noProof/>
        </w:rPr>
      </w:pPr>
      <w:hyperlink w:anchor="_Toc121399451" w:history="1">
        <w:r w:rsidR="00A53598" w:rsidRPr="00A53598">
          <w:rPr>
            <w:rStyle w:val="a9"/>
            <w:noProof/>
            <w:lang w:eastAsia="zh-CN"/>
          </w:rPr>
          <w:t xml:space="preserve">2.10 </w:t>
        </w:r>
        <w:r w:rsidR="00A53598" w:rsidRPr="00A53598">
          <w:rPr>
            <w:rStyle w:val="a9"/>
            <w:noProof/>
            <w:lang w:eastAsia="zh-CN"/>
          </w:rPr>
          <w:t>附件</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_Toc121399451 \h </w:instrText>
        </w:r>
        <w:r w:rsidR="00A53598" w:rsidRPr="00A53598">
          <w:rPr>
            <w:noProof/>
            <w:webHidden/>
          </w:rPr>
        </w:r>
        <w:r w:rsidR="00A53598" w:rsidRPr="00A53598">
          <w:rPr>
            <w:noProof/>
            <w:webHidden/>
          </w:rPr>
          <w:fldChar w:fldCharType="separate"/>
        </w:r>
        <w:r w:rsidR="00D84734">
          <w:rPr>
            <w:noProof/>
            <w:webHidden/>
          </w:rPr>
          <w:t>45</w:t>
        </w:r>
        <w:r w:rsidR="00A53598" w:rsidRPr="00A53598">
          <w:rPr>
            <w:noProof/>
            <w:webHidden/>
          </w:rPr>
          <w:fldChar w:fldCharType="end"/>
        </w:r>
      </w:hyperlink>
    </w:p>
    <w:p w14:paraId="400E75CB" w14:textId="777997B2" w:rsidR="00A53598" w:rsidRPr="00A53598" w:rsidRDefault="00000000" w:rsidP="00A53598">
      <w:pPr>
        <w:pStyle w:val="TOC5"/>
        <w:tabs>
          <w:tab w:val="right" w:leader="dot" w:pos="8790"/>
        </w:tabs>
        <w:ind w:left="1760"/>
        <w:jc w:val="center"/>
        <w:rPr>
          <w:noProof/>
        </w:rPr>
      </w:pPr>
      <w:hyperlink w:anchor="_Toc121399452" w:history="1">
        <w:r w:rsidR="00A53598" w:rsidRPr="00A53598">
          <w:rPr>
            <w:rStyle w:val="a9"/>
            <w:noProof/>
            <w:lang w:eastAsia="zh-CN"/>
          </w:rPr>
          <w:t xml:space="preserve">2.10.1 </w:t>
        </w:r>
        <w:r w:rsidR="00A53598" w:rsidRPr="00A53598">
          <w:rPr>
            <w:rStyle w:val="a9"/>
            <w:noProof/>
            <w:lang w:eastAsia="zh-CN"/>
          </w:rPr>
          <w:t>附件</w:t>
        </w:r>
        <w:r w:rsidR="00A53598" w:rsidRPr="00A53598">
          <w:rPr>
            <w:rStyle w:val="a9"/>
            <w:noProof/>
            <w:lang w:eastAsia="zh-CN"/>
          </w:rPr>
          <w:t xml:space="preserve">1 </w:t>
        </w:r>
        <w:r w:rsidR="00A53598" w:rsidRPr="00A53598">
          <w:rPr>
            <w:rStyle w:val="a9"/>
            <w:noProof/>
            <w:lang w:eastAsia="zh-CN"/>
          </w:rPr>
          <w:t>程序</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_Toc121399452 \h </w:instrText>
        </w:r>
        <w:r w:rsidR="00A53598" w:rsidRPr="00A53598">
          <w:rPr>
            <w:noProof/>
            <w:webHidden/>
          </w:rPr>
        </w:r>
        <w:r w:rsidR="00A53598" w:rsidRPr="00A53598">
          <w:rPr>
            <w:noProof/>
            <w:webHidden/>
          </w:rPr>
          <w:fldChar w:fldCharType="separate"/>
        </w:r>
        <w:r w:rsidR="00D84734">
          <w:rPr>
            <w:noProof/>
            <w:webHidden/>
          </w:rPr>
          <w:t>45</w:t>
        </w:r>
        <w:r w:rsidR="00A53598" w:rsidRPr="00A53598">
          <w:rPr>
            <w:noProof/>
            <w:webHidden/>
          </w:rPr>
          <w:fldChar w:fldCharType="end"/>
        </w:r>
      </w:hyperlink>
    </w:p>
    <w:p w14:paraId="05C9C850" w14:textId="192EB4AB" w:rsidR="00A53598" w:rsidRPr="00A53598" w:rsidRDefault="00000000" w:rsidP="00A53598">
      <w:pPr>
        <w:pStyle w:val="TOC5"/>
        <w:tabs>
          <w:tab w:val="right" w:leader="dot" w:pos="8790"/>
        </w:tabs>
        <w:ind w:left="1760"/>
        <w:jc w:val="center"/>
        <w:rPr>
          <w:noProof/>
        </w:rPr>
      </w:pPr>
      <w:hyperlink w:anchor="_Toc121399453" w:history="1">
        <w:r w:rsidR="00A53598" w:rsidRPr="00A53598">
          <w:rPr>
            <w:rStyle w:val="a9"/>
            <w:noProof/>
            <w:lang w:eastAsia="zh-CN"/>
          </w:rPr>
          <w:t xml:space="preserve">2.10.2 </w:t>
        </w:r>
        <w:r w:rsidR="00A53598" w:rsidRPr="00A53598">
          <w:rPr>
            <w:rStyle w:val="a9"/>
            <w:noProof/>
            <w:lang w:eastAsia="zh-CN"/>
          </w:rPr>
          <w:t>附件</w:t>
        </w:r>
        <w:r w:rsidR="00A53598" w:rsidRPr="00A53598">
          <w:rPr>
            <w:rStyle w:val="a9"/>
            <w:noProof/>
            <w:lang w:eastAsia="zh-CN"/>
          </w:rPr>
          <w:t>2 Readme</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_Toc121399453 \h </w:instrText>
        </w:r>
        <w:r w:rsidR="00A53598" w:rsidRPr="00A53598">
          <w:rPr>
            <w:noProof/>
            <w:webHidden/>
          </w:rPr>
        </w:r>
        <w:r w:rsidR="00A53598" w:rsidRPr="00A53598">
          <w:rPr>
            <w:noProof/>
            <w:webHidden/>
          </w:rPr>
          <w:fldChar w:fldCharType="separate"/>
        </w:r>
        <w:r w:rsidR="00D84734">
          <w:rPr>
            <w:noProof/>
            <w:webHidden/>
          </w:rPr>
          <w:t>45</w:t>
        </w:r>
        <w:r w:rsidR="00A53598" w:rsidRPr="00A53598">
          <w:rPr>
            <w:noProof/>
            <w:webHidden/>
          </w:rPr>
          <w:fldChar w:fldCharType="end"/>
        </w:r>
      </w:hyperlink>
    </w:p>
    <w:p w14:paraId="29165731" w14:textId="39102ACB" w:rsidR="00A53598" w:rsidRPr="00A53598" w:rsidRDefault="00000000" w:rsidP="00A53598">
      <w:pPr>
        <w:pStyle w:val="TOC2"/>
        <w:tabs>
          <w:tab w:val="right" w:leader="dot" w:pos="8790"/>
        </w:tabs>
        <w:ind w:left="440"/>
        <w:jc w:val="center"/>
        <w:rPr>
          <w:noProof/>
          <w:kern w:val="2"/>
          <w:lang w:eastAsia="zh-CN"/>
        </w:rPr>
      </w:pPr>
      <w:hyperlink w:anchor="_Toc121399454" w:history="1">
        <w:r w:rsidR="00A53598" w:rsidRPr="00A53598">
          <w:rPr>
            <w:rStyle w:val="a9"/>
            <w:noProof/>
          </w:rPr>
          <w:t>实验三</w:t>
        </w:r>
        <w:r w:rsidR="00A53598" w:rsidRPr="00A53598">
          <w:rPr>
            <w:rStyle w:val="a9"/>
            <w:noProof/>
          </w:rPr>
          <w:t xml:space="preserve"> </w:t>
        </w:r>
        <w:r w:rsidR="00A53598" w:rsidRPr="00A53598">
          <w:rPr>
            <w:rStyle w:val="a9"/>
            <w:noProof/>
          </w:rPr>
          <w:t>类</w:t>
        </w:r>
        <w:r w:rsidR="00A53598" w:rsidRPr="00A53598">
          <w:rPr>
            <w:rStyle w:val="a9"/>
            <w:noProof/>
          </w:rPr>
          <w:t>EXT2</w:t>
        </w:r>
        <w:r w:rsidR="00A53598" w:rsidRPr="00A53598">
          <w:rPr>
            <w:rStyle w:val="a9"/>
            <w:noProof/>
          </w:rPr>
          <w:t>文件系统设计</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_Toc121399454 \h </w:instrText>
        </w:r>
        <w:r w:rsidR="00A53598" w:rsidRPr="00A53598">
          <w:rPr>
            <w:noProof/>
            <w:webHidden/>
          </w:rPr>
        </w:r>
        <w:r w:rsidR="00A53598" w:rsidRPr="00A53598">
          <w:rPr>
            <w:noProof/>
            <w:webHidden/>
          </w:rPr>
          <w:fldChar w:fldCharType="separate"/>
        </w:r>
        <w:r w:rsidR="00D84734">
          <w:rPr>
            <w:noProof/>
            <w:webHidden/>
          </w:rPr>
          <w:t>45</w:t>
        </w:r>
        <w:r w:rsidR="00A53598" w:rsidRPr="00A53598">
          <w:rPr>
            <w:noProof/>
            <w:webHidden/>
          </w:rPr>
          <w:fldChar w:fldCharType="end"/>
        </w:r>
      </w:hyperlink>
    </w:p>
    <w:p w14:paraId="591BBA22" w14:textId="764B5400" w:rsidR="00A53598" w:rsidRPr="00A53598" w:rsidRDefault="00000000" w:rsidP="00A53598">
      <w:pPr>
        <w:pStyle w:val="TOC4"/>
        <w:tabs>
          <w:tab w:val="right" w:leader="dot" w:pos="8790"/>
        </w:tabs>
        <w:ind w:left="1320"/>
        <w:jc w:val="center"/>
        <w:rPr>
          <w:noProof/>
        </w:rPr>
      </w:pPr>
      <w:hyperlink w:anchor="_Toc121399455" w:history="1">
        <w:r w:rsidR="00A53598" w:rsidRPr="00A53598">
          <w:rPr>
            <w:rStyle w:val="a9"/>
            <w:noProof/>
            <w:lang w:eastAsia="zh-CN"/>
          </w:rPr>
          <w:t xml:space="preserve">3.1 </w:t>
        </w:r>
        <w:r w:rsidR="00A53598" w:rsidRPr="00A53598">
          <w:rPr>
            <w:rStyle w:val="a9"/>
            <w:noProof/>
            <w:lang w:eastAsia="zh-CN"/>
          </w:rPr>
          <w:t>实验目的</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_Toc121399455 \h </w:instrText>
        </w:r>
        <w:r w:rsidR="00A53598" w:rsidRPr="00A53598">
          <w:rPr>
            <w:noProof/>
            <w:webHidden/>
          </w:rPr>
        </w:r>
        <w:r w:rsidR="00A53598" w:rsidRPr="00A53598">
          <w:rPr>
            <w:noProof/>
            <w:webHidden/>
          </w:rPr>
          <w:fldChar w:fldCharType="separate"/>
        </w:r>
        <w:r w:rsidR="00D84734">
          <w:rPr>
            <w:noProof/>
            <w:webHidden/>
          </w:rPr>
          <w:t>45</w:t>
        </w:r>
        <w:r w:rsidR="00A53598" w:rsidRPr="00A53598">
          <w:rPr>
            <w:noProof/>
            <w:webHidden/>
          </w:rPr>
          <w:fldChar w:fldCharType="end"/>
        </w:r>
      </w:hyperlink>
    </w:p>
    <w:p w14:paraId="17C08132" w14:textId="06A33477" w:rsidR="00A53598" w:rsidRPr="00A53598" w:rsidRDefault="00000000" w:rsidP="00A53598">
      <w:pPr>
        <w:pStyle w:val="TOC4"/>
        <w:tabs>
          <w:tab w:val="right" w:leader="dot" w:pos="8790"/>
        </w:tabs>
        <w:ind w:left="1320"/>
        <w:jc w:val="center"/>
        <w:rPr>
          <w:noProof/>
        </w:rPr>
      </w:pPr>
      <w:hyperlink w:anchor="_Toc121399456" w:history="1">
        <w:r w:rsidR="00A53598" w:rsidRPr="00A53598">
          <w:rPr>
            <w:rStyle w:val="a9"/>
            <w:noProof/>
            <w:lang w:eastAsia="zh-CN"/>
          </w:rPr>
          <w:t xml:space="preserve">3.2 </w:t>
        </w:r>
        <w:r w:rsidR="00A53598" w:rsidRPr="00A53598">
          <w:rPr>
            <w:rStyle w:val="a9"/>
            <w:noProof/>
            <w:lang w:eastAsia="zh-CN"/>
          </w:rPr>
          <w:t>实验内容</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_Toc121399456 \h </w:instrText>
        </w:r>
        <w:r w:rsidR="00A53598" w:rsidRPr="00A53598">
          <w:rPr>
            <w:noProof/>
            <w:webHidden/>
          </w:rPr>
        </w:r>
        <w:r w:rsidR="00A53598" w:rsidRPr="00A53598">
          <w:rPr>
            <w:noProof/>
            <w:webHidden/>
          </w:rPr>
          <w:fldChar w:fldCharType="separate"/>
        </w:r>
        <w:r w:rsidR="00D84734">
          <w:rPr>
            <w:noProof/>
            <w:webHidden/>
          </w:rPr>
          <w:t>45</w:t>
        </w:r>
        <w:r w:rsidR="00A53598" w:rsidRPr="00A53598">
          <w:rPr>
            <w:noProof/>
            <w:webHidden/>
          </w:rPr>
          <w:fldChar w:fldCharType="end"/>
        </w:r>
      </w:hyperlink>
    </w:p>
    <w:p w14:paraId="4F2922A5" w14:textId="7FA62E83" w:rsidR="00A53598" w:rsidRPr="00A53598" w:rsidRDefault="00000000" w:rsidP="00A53598">
      <w:pPr>
        <w:pStyle w:val="TOC4"/>
        <w:tabs>
          <w:tab w:val="right" w:leader="dot" w:pos="8790"/>
        </w:tabs>
        <w:ind w:left="1320"/>
        <w:jc w:val="center"/>
        <w:rPr>
          <w:noProof/>
        </w:rPr>
      </w:pPr>
      <w:hyperlink w:anchor="_Toc121399457" w:history="1">
        <w:r w:rsidR="00A53598" w:rsidRPr="00A53598">
          <w:rPr>
            <w:rStyle w:val="a9"/>
            <w:noProof/>
            <w:lang w:eastAsia="zh-CN"/>
          </w:rPr>
          <w:t xml:space="preserve">3.3 </w:t>
        </w:r>
        <w:r w:rsidR="00A53598" w:rsidRPr="00A53598">
          <w:rPr>
            <w:rStyle w:val="a9"/>
            <w:noProof/>
            <w:lang w:eastAsia="zh-CN"/>
          </w:rPr>
          <w:t>实验思想</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_Toc121399457 \h </w:instrText>
        </w:r>
        <w:r w:rsidR="00A53598" w:rsidRPr="00A53598">
          <w:rPr>
            <w:noProof/>
            <w:webHidden/>
          </w:rPr>
        </w:r>
        <w:r w:rsidR="00A53598" w:rsidRPr="00A53598">
          <w:rPr>
            <w:noProof/>
            <w:webHidden/>
          </w:rPr>
          <w:fldChar w:fldCharType="separate"/>
        </w:r>
        <w:r w:rsidR="00D84734">
          <w:rPr>
            <w:noProof/>
            <w:webHidden/>
          </w:rPr>
          <w:t>45</w:t>
        </w:r>
        <w:r w:rsidR="00A53598" w:rsidRPr="00A53598">
          <w:rPr>
            <w:noProof/>
            <w:webHidden/>
          </w:rPr>
          <w:fldChar w:fldCharType="end"/>
        </w:r>
      </w:hyperlink>
    </w:p>
    <w:p w14:paraId="7822F8B8" w14:textId="0B2AA39A" w:rsidR="00A53598" w:rsidRPr="00A53598" w:rsidRDefault="00000000" w:rsidP="00A53598">
      <w:pPr>
        <w:pStyle w:val="TOC4"/>
        <w:tabs>
          <w:tab w:val="right" w:leader="dot" w:pos="8790"/>
        </w:tabs>
        <w:ind w:left="1320"/>
        <w:jc w:val="center"/>
        <w:rPr>
          <w:noProof/>
        </w:rPr>
      </w:pPr>
      <w:hyperlink w:anchor="_Toc121399458" w:history="1">
        <w:r w:rsidR="00A53598" w:rsidRPr="00A53598">
          <w:rPr>
            <w:rStyle w:val="a9"/>
            <w:noProof/>
            <w:lang w:eastAsia="zh-CN"/>
          </w:rPr>
          <w:t xml:space="preserve">3.4 </w:t>
        </w:r>
        <w:r w:rsidR="00A53598" w:rsidRPr="00A53598">
          <w:rPr>
            <w:rStyle w:val="a9"/>
            <w:noProof/>
            <w:lang w:eastAsia="zh-CN"/>
          </w:rPr>
          <w:t>实验步骤</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_Toc121399458 \h </w:instrText>
        </w:r>
        <w:r w:rsidR="00A53598" w:rsidRPr="00A53598">
          <w:rPr>
            <w:noProof/>
            <w:webHidden/>
          </w:rPr>
        </w:r>
        <w:r w:rsidR="00A53598" w:rsidRPr="00A53598">
          <w:rPr>
            <w:noProof/>
            <w:webHidden/>
          </w:rPr>
          <w:fldChar w:fldCharType="separate"/>
        </w:r>
        <w:r w:rsidR="00D84734">
          <w:rPr>
            <w:noProof/>
            <w:webHidden/>
          </w:rPr>
          <w:t>57</w:t>
        </w:r>
        <w:r w:rsidR="00A53598" w:rsidRPr="00A53598">
          <w:rPr>
            <w:noProof/>
            <w:webHidden/>
          </w:rPr>
          <w:fldChar w:fldCharType="end"/>
        </w:r>
      </w:hyperlink>
    </w:p>
    <w:p w14:paraId="70AC9072" w14:textId="20B3FB36" w:rsidR="00A53598" w:rsidRPr="00A53598" w:rsidRDefault="00000000" w:rsidP="00A53598">
      <w:pPr>
        <w:pStyle w:val="TOC5"/>
        <w:tabs>
          <w:tab w:val="right" w:leader="dot" w:pos="8790"/>
        </w:tabs>
        <w:ind w:left="1760"/>
        <w:jc w:val="center"/>
        <w:rPr>
          <w:noProof/>
        </w:rPr>
      </w:pPr>
      <w:hyperlink w:anchor="_Toc121399459" w:history="1">
        <w:r w:rsidR="00A53598" w:rsidRPr="00A53598">
          <w:rPr>
            <w:rStyle w:val="a9"/>
            <w:noProof/>
            <w:lang w:eastAsia="zh-CN"/>
          </w:rPr>
          <w:t>3.4.1 EXT2</w:t>
        </w:r>
        <w:r w:rsidR="00A53598" w:rsidRPr="00A53598">
          <w:rPr>
            <w:rStyle w:val="a9"/>
            <w:noProof/>
            <w:lang w:eastAsia="zh-CN"/>
          </w:rPr>
          <w:t>文件系统结构</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_Toc121399459 \h </w:instrText>
        </w:r>
        <w:r w:rsidR="00A53598" w:rsidRPr="00A53598">
          <w:rPr>
            <w:noProof/>
            <w:webHidden/>
          </w:rPr>
        </w:r>
        <w:r w:rsidR="00A53598" w:rsidRPr="00A53598">
          <w:rPr>
            <w:noProof/>
            <w:webHidden/>
          </w:rPr>
          <w:fldChar w:fldCharType="separate"/>
        </w:r>
        <w:r w:rsidR="00D84734">
          <w:rPr>
            <w:noProof/>
            <w:webHidden/>
          </w:rPr>
          <w:t>57</w:t>
        </w:r>
        <w:r w:rsidR="00A53598" w:rsidRPr="00A53598">
          <w:rPr>
            <w:noProof/>
            <w:webHidden/>
          </w:rPr>
          <w:fldChar w:fldCharType="end"/>
        </w:r>
      </w:hyperlink>
    </w:p>
    <w:p w14:paraId="272E4AF2" w14:textId="5F4A43BF" w:rsidR="00A53598" w:rsidRPr="00A53598" w:rsidRDefault="00000000" w:rsidP="00A53598">
      <w:pPr>
        <w:pStyle w:val="TOC5"/>
        <w:tabs>
          <w:tab w:val="right" w:leader="dot" w:pos="8790"/>
        </w:tabs>
        <w:ind w:left="1760"/>
        <w:jc w:val="center"/>
        <w:rPr>
          <w:noProof/>
        </w:rPr>
      </w:pPr>
      <w:hyperlink w:anchor="_Toc121399460" w:history="1">
        <w:r w:rsidR="00A53598" w:rsidRPr="00A53598">
          <w:rPr>
            <w:rStyle w:val="a9"/>
            <w:noProof/>
            <w:lang w:eastAsia="zh-CN"/>
          </w:rPr>
          <w:t xml:space="preserve">3.4.2 </w:t>
        </w:r>
        <w:r w:rsidR="00A53598" w:rsidRPr="00A53598">
          <w:rPr>
            <w:rStyle w:val="a9"/>
            <w:noProof/>
            <w:lang w:eastAsia="zh-CN"/>
          </w:rPr>
          <w:t>文件系统设计介绍</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_Toc121399460 \h </w:instrText>
        </w:r>
        <w:r w:rsidR="00A53598" w:rsidRPr="00A53598">
          <w:rPr>
            <w:noProof/>
            <w:webHidden/>
          </w:rPr>
        </w:r>
        <w:r w:rsidR="00A53598" w:rsidRPr="00A53598">
          <w:rPr>
            <w:noProof/>
            <w:webHidden/>
          </w:rPr>
          <w:fldChar w:fldCharType="separate"/>
        </w:r>
        <w:r w:rsidR="00D84734">
          <w:rPr>
            <w:noProof/>
            <w:webHidden/>
          </w:rPr>
          <w:t>59</w:t>
        </w:r>
        <w:r w:rsidR="00A53598" w:rsidRPr="00A53598">
          <w:rPr>
            <w:noProof/>
            <w:webHidden/>
          </w:rPr>
          <w:fldChar w:fldCharType="end"/>
        </w:r>
      </w:hyperlink>
    </w:p>
    <w:p w14:paraId="35FDDE30" w14:textId="428616E1" w:rsidR="00A53598" w:rsidRPr="00A53598" w:rsidRDefault="00000000" w:rsidP="00A53598">
      <w:pPr>
        <w:pStyle w:val="TOC4"/>
        <w:tabs>
          <w:tab w:val="right" w:leader="dot" w:pos="8790"/>
        </w:tabs>
        <w:ind w:left="1320"/>
        <w:jc w:val="center"/>
        <w:rPr>
          <w:noProof/>
        </w:rPr>
      </w:pPr>
      <w:hyperlink w:anchor="_Toc121399461" w:history="1">
        <w:r w:rsidR="00A53598" w:rsidRPr="00A53598">
          <w:rPr>
            <w:rStyle w:val="a9"/>
            <w:noProof/>
            <w:lang w:eastAsia="zh-CN"/>
          </w:rPr>
          <w:t xml:space="preserve">3.5 </w:t>
        </w:r>
        <w:r w:rsidR="00A53598" w:rsidRPr="00A53598">
          <w:rPr>
            <w:rStyle w:val="a9"/>
            <w:noProof/>
            <w:lang w:eastAsia="zh-CN"/>
          </w:rPr>
          <w:t>程序运行初值及运行结果分析</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_Toc121399461 \h </w:instrText>
        </w:r>
        <w:r w:rsidR="00A53598" w:rsidRPr="00A53598">
          <w:rPr>
            <w:noProof/>
            <w:webHidden/>
          </w:rPr>
        </w:r>
        <w:r w:rsidR="00A53598" w:rsidRPr="00A53598">
          <w:rPr>
            <w:noProof/>
            <w:webHidden/>
          </w:rPr>
          <w:fldChar w:fldCharType="separate"/>
        </w:r>
        <w:r w:rsidR="00D84734">
          <w:rPr>
            <w:noProof/>
            <w:webHidden/>
          </w:rPr>
          <w:t>64</w:t>
        </w:r>
        <w:r w:rsidR="00A53598" w:rsidRPr="00A53598">
          <w:rPr>
            <w:noProof/>
            <w:webHidden/>
          </w:rPr>
          <w:fldChar w:fldCharType="end"/>
        </w:r>
      </w:hyperlink>
    </w:p>
    <w:p w14:paraId="67419AB9" w14:textId="0A8B963F" w:rsidR="00A53598" w:rsidRPr="00A53598" w:rsidRDefault="00000000" w:rsidP="00A53598">
      <w:pPr>
        <w:pStyle w:val="TOC4"/>
        <w:tabs>
          <w:tab w:val="right" w:leader="dot" w:pos="8790"/>
        </w:tabs>
        <w:ind w:left="1320"/>
        <w:jc w:val="center"/>
        <w:rPr>
          <w:noProof/>
        </w:rPr>
      </w:pPr>
      <w:hyperlink w:anchor="_Toc121399462" w:history="1">
        <w:r w:rsidR="00A53598" w:rsidRPr="00A53598">
          <w:rPr>
            <w:rStyle w:val="a9"/>
            <w:noProof/>
            <w:lang w:eastAsia="zh-CN"/>
          </w:rPr>
          <w:t xml:space="preserve">3.6 </w:t>
        </w:r>
        <w:r w:rsidR="00A53598" w:rsidRPr="00A53598">
          <w:rPr>
            <w:rStyle w:val="a9"/>
            <w:noProof/>
            <w:lang w:eastAsia="zh-CN"/>
          </w:rPr>
          <w:t>实验总结</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_Toc121399462 \h </w:instrText>
        </w:r>
        <w:r w:rsidR="00A53598" w:rsidRPr="00A53598">
          <w:rPr>
            <w:noProof/>
            <w:webHidden/>
          </w:rPr>
        </w:r>
        <w:r w:rsidR="00A53598" w:rsidRPr="00A53598">
          <w:rPr>
            <w:noProof/>
            <w:webHidden/>
          </w:rPr>
          <w:fldChar w:fldCharType="separate"/>
        </w:r>
        <w:r w:rsidR="00D84734">
          <w:rPr>
            <w:noProof/>
            <w:webHidden/>
          </w:rPr>
          <w:t>64</w:t>
        </w:r>
        <w:r w:rsidR="00A53598" w:rsidRPr="00A53598">
          <w:rPr>
            <w:noProof/>
            <w:webHidden/>
          </w:rPr>
          <w:fldChar w:fldCharType="end"/>
        </w:r>
      </w:hyperlink>
    </w:p>
    <w:p w14:paraId="5AD98964" w14:textId="7E1BF5B1" w:rsidR="00A53598" w:rsidRPr="00A53598" w:rsidRDefault="00000000" w:rsidP="00A53598">
      <w:pPr>
        <w:pStyle w:val="TOC5"/>
        <w:tabs>
          <w:tab w:val="right" w:leader="dot" w:pos="8790"/>
        </w:tabs>
        <w:ind w:left="1760"/>
        <w:jc w:val="center"/>
        <w:rPr>
          <w:noProof/>
        </w:rPr>
      </w:pPr>
      <w:hyperlink w:anchor="_Toc121399463" w:history="1">
        <w:r w:rsidR="00A53598" w:rsidRPr="00A53598">
          <w:rPr>
            <w:rStyle w:val="a9"/>
            <w:noProof/>
            <w:lang w:eastAsia="zh-CN"/>
          </w:rPr>
          <w:t xml:space="preserve">3.6.1 </w:t>
        </w:r>
        <w:r w:rsidR="00A53598" w:rsidRPr="00A53598">
          <w:rPr>
            <w:rStyle w:val="a9"/>
            <w:noProof/>
            <w:lang w:eastAsia="zh-CN"/>
          </w:rPr>
          <w:t>实验中的问题及解决过程</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_Toc121399463 \h </w:instrText>
        </w:r>
        <w:r w:rsidR="00A53598" w:rsidRPr="00A53598">
          <w:rPr>
            <w:noProof/>
            <w:webHidden/>
          </w:rPr>
        </w:r>
        <w:r w:rsidR="00A53598" w:rsidRPr="00A53598">
          <w:rPr>
            <w:noProof/>
            <w:webHidden/>
          </w:rPr>
          <w:fldChar w:fldCharType="separate"/>
        </w:r>
        <w:r w:rsidR="00D84734">
          <w:rPr>
            <w:noProof/>
            <w:webHidden/>
          </w:rPr>
          <w:t>64</w:t>
        </w:r>
        <w:r w:rsidR="00A53598" w:rsidRPr="00A53598">
          <w:rPr>
            <w:noProof/>
            <w:webHidden/>
          </w:rPr>
          <w:fldChar w:fldCharType="end"/>
        </w:r>
      </w:hyperlink>
    </w:p>
    <w:p w14:paraId="6678A787" w14:textId="47068AB3" w:rsidR="00A53598" w:rsidRPr="00A53598" w:rsidRDefault="00000000" w:rsidP="00A53598">
      <w:pPr>
        <w:pStyle w:val="TOC5"/>
        <w:tabs>
          <w:tab w:val="right" w:leader="dot" w:pos="8790"/>
        </w:tabs>
        <w:ind w:left="1760"/>
        <w:jc w:val="center"/>
        <w:rPr>
          <w:noProof/>
        </w:rPr>
      </w:pPr>
      <w:hyperlink w:anchor="_Toc121399464" w:history="1">
        <w:r w:rsidR="00A53598" w:rsidRPr="00A53598">
          <w:rPr>
            <w:rStyle w:val="a9"/>
            <w:noProof/>
            <w:lang w:eastAsia="zh-CN"/>
          </w:rPr>
          <w:t xml:space="preserve">3.6.2 </w:t>
        </w:r>
        <w:r w:rsidR="00A53598" w:rsidRPr="00A53598">
          <w:rPr>
            <w:rStyle w:val="a9"/>
            <w:noProof/>
            <w:lang w:eastAsia="zh-CN"/>
          </w:rPr>
          <w:t>实验收获</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_Toc121399464 \h </w:instrText>
        </w:r>
        <w:r w:rsidR="00A53598" w:rsidRPr="00A53598">
          <w:rPr>
            <w:noProof/>
            <w:webHidden/>
          </w:rPr>
        </w:r>
        <w:r w:rsidR="00A53598" w:rsidRPr="00A53598">
          <w:rPr>
            <w:noProof/>
            <w:webHidden/>
          </w:rPr>
          <w:fldChar w:fldCharType="separate"/>
        </w:r>
        <w:r w:rsidR="00D84734">
          <w:rPr>
            <w:noProof/>
            <w:webHidden/>
          </w:rPr>
          <w:t>64</w:t>
        </w:r>
        <w:r w:rsidR="00A53598" w:rsidRPr="00A53598">
          <w:rPr>
            <w:noProof/>
            <w:webHidden/>
          </w:rPr>
          <w:fldChar w:fldCharType="end"/>
        </w:r>
      </w:hyperlink>
    </w:p>
    <w:p w14:paraId="3DBFDCF4" w14:textId="6A324BAC" w:rsidR="00A53598" w:rsidRPr="00A53598" w:rsidRDefault="00000000" w:rsidP="00A53598">
      <w:pPr>
        <w:pStyle w:val="TOC5"/>
        <w:tabs>
          <w:tab w:val="right" w:leader="dot" w:pos="8790"/>
        </w:tabs>
        <w:ind w:left="1760"/>
        <w:jc w:val="center"/>
        <w:rPr>
          <w:noProof/>
        </w:rPr>
      </w:pPr>
      <w:hyperlink w:anchor="_Toc121399465" w:history="1">
        <w:r w:rsidR="00A53598" w:rsidRPr="00A53598">
          <w:rPr>
            <w:rStyle w:val="a9"/>
            <w:noProof/>
            <w:lang w:eastAsia="zh-CN"/>
          </w:rPr>
          <w:t xml:space="preserve">3.6.3 </w:t>
        </w:r>
        <w:r w:rsidR="00A53598" w:rsidRPr="00A53598">
          <w:rPr>
            <w:rStyle w:val="a9"/>
            <w:noProof/>
            <w:lang w:eastAsia="zh-CN"/>
          </w:rPr>
          <w:t>意见与建议</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_Toc121399465 \h </w:instrText>
        </w:r>
        <w:r w:rsidR="00A53598" w:rsidRPr="00A53598">
          <w:rPr>
            <w:noProof/>
            <w:webHidden/>
          </w:rPr>
        </w:r>
        <w:r w:rsidR="00A53598" w:rsidRPr="00A53598">
          <w:rPr>
            <w:noProof/>
            <w:webHidden/>
          </w:rPr>
          <w:fldChar w:fldCharType="separate"/>
        </w:r>
        <w:r w:rsidR="00D84734">
          <w:rPr>
            <w:noProof/>
            <w:webHidden/>
          </w:rPr>
          <w:t>65</w:t>
        </w:r>
        <w:r w:rsidR="00A53598" w:rsidRPr="00A53598">
          <w:rPr>
            <w:noProof/>
            <w:webHidden/>
          </w:rPr>
          <w:fldChar w:fldCharType="end"/>
        </w:r>
      </w:hyperlink>
    </w:p>
    <w:p w14:paraId="048C6099" w14:textId="2E5546F4" w:rsidR="00A53598" w:rsidRPr="00A53598" w:rsidRDefault="00000000" w:rsidP="00A53598">
      <w:pPr>
        <w:pStyle w:val="TOC4"/>
        <w:tabs>
          <w:tab w:val="right" w:leader="dot" w:pos="8790"/>
        </w:tabs>
        <w:ind w:left="1320"/>
        <w:jc w:val="center"/>
        <w:rPr>
          <w:noProof/>
        </w:rPr>
      </w:pPr>
      <w:hyperlink w:anchor="_Toc121399466" w:history="1">
        <w:r w:rsidR="00A53598" w:rsidRPr="00A53598">
          <w:rPr>
            <w:rStyle w:val="a9"/>
            <w:noProof/>
            <w:lang w:eastAsia="zh-CN"/>
          </w:rPr>
          <w:t xml:space="preserve">3.7 </w:t>
        </w:r>
        <w:r w:rsidR="00A53598" w:rsidRPr="00A53598">
          <w:rPr>
            <w:rStyle w:val="a9"/>
            <w:noProof/>
            <w:lang w:eastAsia="zh-CN"/>
          </w:rPr>
          <w:t>附件</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_Toc121399466 \h </w:instrText>
        </w:r>
        <w:r w:rsidR="00A53598" w:rsidRPr="00A53598">
          <w:rPr>
            <w:noProof/>
            <w:webHidden/>
          </w:rPr>
        </w:r>
        <w:r w:rsidR="00A53598" w:rsidRPr="00A53598">
          <w:rPr>
            <w:noProof/>
            <w:webHidden/>
          </w:rPr>
          <w:fldChar w:fldCharType="separate"/>
        </w:r>
        <w:r w:rsidR="00D84734">
          <w:rPr>
            <w:noProof/>
            <w:webHidden/>
          </w:rPr>
          <w:t>65</w:t>
        </w:r>
        <w:r w:rsidR="00A53598" w:rsidRPr="00A53598">
          <w:rPr>
            <w:noProof/>
            <w:webHidden/>
          </w:rPr>
          <w:fldChar w:fldCharType="end"/>
        </w:r>
      </w:hyperlink>
    </w:p>
    <w:p w14:paraId="18628CE6" w14:textId="5CB0CF0F" w:rsidR="00A53598" w:rsidRPr="00A53598" w:rsidRDefault="00000000" w:rsidP="00A53598">
      <w:pPr>
        <w:pStyle w:val="TOC5"/>
        <w:tabs>
          <w:tab w:val="right" w:leader="dot" w:pos="8790"/>
        </w:tabs>
        <w:ind w:left="1760"/>
        <w:jc w:val="center"/>
        <w:rPr>
          <w:noProof/>
        </w:rPr>
      </w:pPr>
      <w:hyperlink w:anchor="_Toc121399467" w:history="1">
        <w:r w:rsidR="00A53598" w:rsidRPr="00A53598">
          <w:rPr>
            <w:rStyle w:val="a9"/>
            <w:noProof/>
            <w:lang w:eastAsia="zh-CN"/>
          </w:rPr>
          <w:t xml:space="preserve">3.7.1 </w:t>
        </w:r>
        <w:r w:rsidR="00A53598" w:rsidRPr="00A53598">
          <w:rPr>
            <w:rStyle w:val="a9"/>
            <w:noProof/>
            <w:lang w:eastAsia="zh-CN"/>
          </w:rPr>
          <w:t>附件</w:t>
        </w:r>
        <w:r w:rsidR="00A53598" w:rsidRPr="00A53598">
          <w:rPr>
            <w:rStyle w:val="a9"/>
            <w:noProof/>
            <w:lang w:eastAsia="zh-CN"/>
          </w:rPr>
          <w:t xml:space="preserve">1 </w:t>
        </w:r>
        <w:r w:rsidR="00A53598" w:rsidRPr="00A53598">
          <w:rPr>
            <w:rStyle w:val="a9"/>
            <w:noProof/>
            <w:lang w:eastAsia="zh-CN"/>
          </w:rPr>
          <w:t>程序</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_Toc121399467 \h </w:instrText>
        </w:r>
        <w:r w:rsidR="00A53598" w:rsidRPr="00A53598">
          <w:rPr>
            <w:noProof/>
            <w:webHidden/>
          </w:rPr>
        </w:r>
        <w:r w:rsidR="00A53598" w:rsidRPr="00A53598">
          <w:rPr>
            <w:noProof/>
            <w:webHidden/>
          </w:rPr>
          <w:fldChar w:fldCharType="separate"/>
        </w:r>
        <w:r w:rsidR="00D84734">
          <w:rPr>
            <w:noProof/>
            <w:webHidden/>
          </w:rPr>
          <w:t>65</w:t>
        </w:r>
        <w:r w:rsidR="00A53598" w:rsidRPr="00A53598">
          <w:rPr>
            <w:noProof/>
            <w:webHidden/>
          </w:rPr>
          <w:fldChar w:fldCharType="end"/>
        </w:r>
      </w:hyperlink>
    </w:p>
    <w:p w14:paraId="17C419B1" w14:textId="7065083B" w:rsidR="00A53598" w:rsidRPr="00A53598" w:rsidRDefault="00000000" w:rsidP="00A53598">
      <w:pPr>
        <w:pStyle w:val="TOC5"/>
        <w:tabs>
          <w:tab w:val="right" w:leader="dot" w:pos="8790"/>
        </w:tabs>
        <w:ind w:left="1760"/>
        <w:jc w:val="center"/>
        <w:rPr>
          <w:noProof/>
        </w:rPr>
      </w:pPr>
      <w:hyperlink w:anchor="_Toc121399468" w:history="1">
        <w:r w:rsidR="00A53598" w:rsidRPr="00A53598">
          <w:rPr>
            <w:rStyle w:val="a9"/>
            <w:noProof/>
            <w:lang w:eastAsia="zh-CN"/>
          </w:rPr>
          <w:t xml:space="preserve">3.7.1 </w:t>
        </w:r>
        <w:r w:rsidR="00A53598" w:rsidRPr="00A53598">
          <w:rPr>
            <w:rStyle w:val="a9"/>
            <w:noProof/>
            <w:lang w:eastAsia="zh-CN"/>
          </w:rPr>
          <w:t>附件</w:t>
        </w:r>
        <w:r w:rsidR="00A53598" w:rsidRPr="00A53598">
          <w:rPr>
            <w:rStyle w:val="a9"/>
            <w:noProof/>
            <w:lang w:eastAsia="zh-CN"/>
          </w:rPr>
          <w:t>2 Readme</w:t>
        </w:r>
        <w:r w:rsidR="00A53598" w:rsidRPr="00A53598">
          <w:rPr>
            <w:noProof/>
            <w:webHidden/>
          </w:rPr>
          <w:tab/>
        </w:r>
        <w:r w:rsidR="00A53598" w:rsidRPr="00A53598">
          <w:rPr>
            <w:noProof/>
            <w:webHidden/>
          </w:rPr>
          <w:fldChar w:fldCharType="begin"/>
        </w:r>
        <w:r w:rsidR="00A53598" w:rsidRPr="00A53598">
          <w:rPr>
            <w:noProof/>
            <w:webHidden/>
          </w:rPr>
          <w:instrText xml:space="preserve"> PAGEREF _Toc121399468 \h </w:instrText>
        </w:r>
        <w:r w:rsidR="00A53598" w:rsidRPr="00A53598">
          <w:rPr>
            <w:noProof/>
            <w:webHidden/>
          </w:rPr>
        </w:r>
        <w:r w:rsidR="00A53598" w:rsidRPr="00A53598">
          <w:rPr>
            <w:noProof/>
            <w:webHidden/>
          </w:rPr>
          <w:fldChar w:fldCharType="separate"/>
        </w:r>
        <w:r w:rsidR="00D84734">
          <w:rPr>
            <w:noProof/>
            <w:webHidden/>
          </w:rPr>
          <w:t>65</w:t>
        </w:r>
        <w:r w:rsidR="00A53598" w:rsidRPr="00A53598">
          <w:rPr>
            <w:noProof/>
            <w:webHidden/>
          </w:rPr>
          <w:fldChar w:fldCharType="end"/>
        </w:r>
      </w:hyperlink>
    </w:p>
    <w:p w14:paraId="21A2E20B" w14:textId="12FE81DE" w:rsidR="00D63558" w:rsidRPr="00A53598" w:rsidRDefault="00A53598" w:rsidP="00A53598">
      <w:pPr>
        <w:spacing w:after="0" w:line="200" w:lineRule="exact"/>
        <w:jc w:val="center"/>
        <w:rPr>
          <w:noProof/>
        </w:rPr>
      </w:pPr>
      <w:r w:rsidRPr="00A53598">
        <w:rPr>
          <w:lang w:eastAsia="zh-CN"/>
        </w:rPr>
        <w:fldChar w:fldCharType="end"/>
      </w:r>
    </w:p>
    <w:p w14:paraId="00C67221" w14:textId="77777777" w:rsidR="00D63558" w:rsidRDefault="00D63558">
      <w:pPr>
        <w:spacing w:after="0" w:line="200" w:lineRule="exact"/>
        <w:rPr>
          <w:sz w:val="20"/>
          <w:szCs w:val="20"/>
          <w:lang w:eastAsia="zh-CN"/>
        </w:rPr>
      </w:pPr>
    </w:p>
    <w:p w14:paraId="5814FCF5" w14:textId="77777777" w:rsidR="00D63558" w:rsidRDefault="00D63558">
      <w:pPr>
        <w:spacing w:after="0" w:line="200" w:lineRule="exact"/>
        <w:rPr>
          <w:sz w:val="20"/>
          <w:szCs w:val="20"/>
          <w:lang w:eastAsia="zh-CN"/>
        </w:rPr>
      </w:pPr>
    </w:p>
    <w:p w14:paraId="383919D9" w14:textId="77777777" w:rsidR="00D63558" w:rsidRDefault="00D63558">
      <w:pPr>
        <w:spacing w:after="0" w:line="200" w:lineRule="exact"/>
        <w:rPr>
          <w:sz w:val="20"/>
          <w:szCs w:val="20"/>
          <w:lang w:eastAsia="zh-CN"/>
        </w:rPr>
      </w:pPr>
    </w:p>
    <w:p w14:paraId="01A16CC8" w14:textId="77777777" w:rsidR="00D63558" w:rsidRDefault="00D63558">
      <w:pPr>
        <w:spacing w:after="0" w:line="200" w:lineRule="exact"/>
        <w:rPr>
          <w:sz w:val="20"/>
          <w:szCs w:val="20"/>
          <w:lang w:eastAsia="zh-CN"/>
        </w:rPr>
      </w:pPr>
    </w:p>
    <w:p w14:paraId="28D6EB0E" w14:textId="77777777" w:rsidR="00D63558" w:rsidRDefault="00D63558">
      <w:pPr>
        <w:spacing w:after="0" w:line="200" w:lineRule="exact"/>
        <w:rPr>
          <w:sz w:val="20"/>
          <w:szCs w:val="20"/>
          <w:lang w:eastAsia="zh-CN"/>
        </w:rPr>
      </w:pPr>
    </w:p>
    <w:p w14:paraId="58044CFB" w14:textId="77777777" w:rsidR="00D63558" w:rsidRDefault="00D63558">
      <w:pPr>
        <w:spacing w:after="0" w:line="200" w:lineRule="exact"/>
        <w:rPr>
          <w:sz w:val="20"/>
          <w:szCs w:val="20"/>
          <w:lang w:eastAsia="zh-CN"/>
        </w:rPr>
      </w:pPr>
    </w:p>
    <w:p w14:paraId="380A16CF" w14:textId="77777777" w:rsidR="00D63558" w:rsidRDefault="00D63558">
      <w:pPr>
        <w:spacing w:after="0" w:line="200" w:lineRule="exact"/>
        <w:rPr>
          <w:sz w:val="20"/>
          <w:szCs w:val="20"/>
          <w:lang w:eastAsia="zh-CN"/>
        </w:rPr>
      </w:pPr>
    </w:p>
    <w:p w14:paraId="7619C848" w14:textId="77777777" w:rsidR="00D63558" w:rsidRDefault="00D63558">
      <w:pPr>
        <w:spacing w:after="0" w:line="200" w:lineRule="exact"/>
        <w:rPr>
          <w:sz w:val="20"/>
          <w:szCs w:val="20"/>
          <w:lang w:eastAsia="zh-CN"/>
        </w:rPr>
      </w:pPr>
    </w:p>
    <w:p w14:paraId="56255E20" w14:textId="77777777" w:rsidR="00D63558" w:rsidRDefault="00D63558">
      <w:pPr>
        <w:spacing w:after="0" w:line="200" w:lineRule="exact"/>
        <w:rPr>
          <w:sz w:val="20"/>
          <w:szCs w:val="20"/>
          <w:lang w:eastAsia="zh-CN"/>
        </w:rPr>
      </w:pPr>
    </w:p>
    <w:p w14:paraId="7298E815" w14:textId="77777777" w:rsidR="00D63558" w:rsidRDefault="00D63558">
      <w:pPr>
        <w:spacing w:after="0" w:line="200" w:lineRule="exact"/>
        <w:rPr>
          <w:sz w:val="20"/>
          <w:szCs w:val="20"/>
          <w:lang w:eastAsia="zh-CN"/>
        </w:rPr>
      </w:pPr>
    </w:p>
    <w:p w14:paraId="6F0C747F" w14:textId="77777777" w:rsidR="00D63558" w:rsidRDefault="00D63558">
      <w:pPr>
        <w:spacing w:after="0" w:line="200" w:lineRule="exact"/>
        <w:rPr>
          <w:sz w:val="20"/>
          <w:szCs w:val="20"/>
          <w:lang w:eastAsia="zh-CN"/>
        </w:rPr>
      </w:pPr>
    </w:p>
    <w:p w14:paraId="4BDE2A8A" w14:textId="77777777" w:rsidR="00D63558" w:rsidRDefault="00D63558">
      <w:pPr>
        <w:spacing w:after="0" w:line="200" w:lineRule="exact"/>
        <w:rPr>
          <w:sz w:val="20"/>
          <w:szCs w:val="20"/>
          <w:lang w:eastAsia="zh-CN"/>
        </w:rPr>
      </w:pPr>
    </w:p>
    <w:p w14:paraId="2512DA75" w14:textId="77777777" w:rsidR="00D63558" w:rsidRDefault="00D63558">
      <w:pPr>
        <w:spacing w:after="0" w:line="200" w:lineRule="exact"/>
        <w:rPr>
          <w:sz w:val="20"/>
          <w:szCs w:val="20"/>
          <w:lang w:eastAsia="zh-CN"/>
        </w:rPr>
      </w:pPr>
    </w:p>
    <w:p w14:paraId="5F538AAD" w14:textId="77777777" w:rsidR="00D63558" w:rsidRDefault="00D63558">
      <w:pPr>
        <w:spacing w:after="0" w:line="200" w:lineRule="exact"/>
        <w:rPr>
          <w:sz w:val="20"/>
          <w:szCs w:val="20"/>
          <w:lang w:eastAsia="zh-CN"/>
        </w:rPr>
      </w:pPr>
    </w:p>
    <w:p w14:paraId="22FBF653" w14:textId="77777777" w:rsidR="00D63558" w:rsidRDefault="00D63558">
      <w:pPr>
        <w:spacing w:after="0" w:line="200" w:lineRule="exact"/>
        <w:rPr>
          <w:sz w:val="20"/>
          <w:szCs w:val="20"/>
          <w:lang w:eastAsia="zh-CN"/>
        </w:rPr>
      </w:pPr>
    </w:p>
    <w:p w14:paraId="3725A213" w14:textId="77777777" w:rsidR="00D63558" w:rsidRDefault="00D63558">
      <w:pPr>
        <w:spacing w:after="0" w:line="200" w:lineRule="exact"/>
        <w:rPr>
          <w:sz w:val="20"/>
          <w:szCs w:val="20"/>
          <w:lang w:eastAsia="zh-CN"/>
        </w:rPr>
      </w:pPr>
    </w:p>
    <w:p w14:paraId="39C7772A" w14:textId="77777777" w:rsidR="00D63558" w:rsidRDefault="00D63558">
      <w:pPr>
        <w:spacing w:after="0" w:line="200" w:lineRule="exact"/>
        <w:rPr>
          <w:sz w:val="20"/>
          <w:szCs w:val="20"/>
          <w:lang w:eastAsia="zh-CN"/>
        </w:rPr>
      </w:pPr>
    </w:p>
    <w:p w14:paraId="34334BF1" w14:textId="77777777" w:rsidR="00D63558" w:rsidRDefault="00D63558">
      <w:pPr>
        <w:spacing w:after="0" w:line="200" w:lineRule="exact"/>
        <w:rPr>
          <w:sz w:val="20"/>
          <w:szCs w:val="20"/>
          <w:lang w:eastAsia="zh-CN"/>
        </w:rPr>
      </w:pPr>
    </w:p>
    <w:p w14:paraId="2EF5338B" w14:textId="77777777" w:rsidR="00D63558" w:rsidRDefault="00D63558">
      <w:pPr>
        <w:spacing w:after="0" w:line="200" w:lineRule="exact"/>
        <w:rPr>
          <w:sz w:val="20"/>
          <w:szCs w:val="20"/>
          <w:lang w:eastAsia="zh-CN"/>
        </w:rPr>
      </w:pPr>
    </w:p>
    <w:p w14:paraId="0FC730EB" w14:textId="77777777" w:rsidR="00D63558" w:rsidRDefault="00D63558">
      <w:pPr>
        <w:spacing w:after="0" w:line="200" w:lineRule="exact"/>
        <w:rPr>
          <w:sz w:val="20"/>
          <w:szCs w:val="20"/>
          <w:lang w:eastAsia="zh-CN"/>
        </w:rPr>
      </w:pPr>
    </w:p>
    <w:p w14:paraId="67AC5D8B" w14:textId="77777777" w:rsidR="00D63558" w:rsidRDefault="00D63558">
      <w:pPr>
        <w:spacing w:after="0" w:line="200" w:lineRule="exact"/>
        <w:rPr>
          <w:sz w:val="20"/>
          <w:szCs w:val="20"/>
          <w:lang w:eastAsia="zh-CN"/>
        </w:rPr>
      </w:pPr>
    </w:p>
    <w:p w14:paraId="5A8D83D9" w14:textId="77777777" w:rsidR="00D63558" w:rsidRDefault="00D63558">
      <w:pPr>
        <w:spacing w:after="0" w:line="200" w:lineRule="exact"/>
        <w:rPr>
          <w:sz w:val="20"/>
          <w:szCs w:val="20"/>
          <w:lang w:eastAsia="zh-CN"/>
        </w:rPr>
      </w:pPr>
    </w:p>
    <w:p w14:paraId="0207FA52" w14:textId="77777777" w:rsidR="00D63558" w:rsidRDefault="00D63558">
      <w:pPr>
        <w:spacing w:after="0" w:line="200" w:lineRule="exact"/>
        <w:rPr>
          <w:sz w:val="20"/>
          <w:szCs w:val="20"/>
          <w:lang w:eastAsia="zh-CN"/>
        </w:rPr>
      </w:pPr>
    </w:p>
    <w:p w14:paraId="071AD124" w14:textId="77777777" w:rsidR="00D63558" w:rsidRDefault="00D63558">
      <w:pPr>
        <w:spacing w:after="0" w:line="200" w:lineRule="exact"/>
        <w:rPr>
          <w:sz w:val="20"/>
          <w:szCs w:val="20"/>
          <w:lang w:eastAsia="zh-CN"/>
        </w:rPr>
      </w:pPr>
    </w:p>
    <w:p w14:paraId="2AD61225" w14:textId="77777777" w:rsidR="00D63558" w:rsidRDefault="00D63558">
      <w:pPr>
        <w:spacing w:after="0" w:line="200" w:lineRule="exact"/>
        <w:rPr>
          <w:sz w:val="20"/>
          <w:szCs w:val="20"/>
          <w:lang w:eastAsia="zh-CN"/>
        </w:rPr>
      </w:pPr>
    </w:p>
    <w:p w14:paraId="7182EB86" w14:textId="77777777" w:rsidR="00D63558" w:rsidRDefault="00D63558">
      <w:pPr>
        <w:spacing w:after="0" w:line="200" w:lineRule="exact"/>
        <w:rPr>
          <w:sz w:val="20"/>
          <w:szCs w:val="20"/>
          <w:lang w:eastAsia="zh-CN"/>
        </w:rPr>
      </w:pPr>
    </w:p>
    <w:p w14:paraId="46925952" w14:textId="77777777" w:rsidR="00D63558" w:rsidRDefault="00D63558">
      <w:pPr>
        <w:spacing w:after="0" w:line="200" w:lineRule="exact"/>
        <w:rPr>
          <w:sz w:val="20"/>
          <w:szCs w:val="20"/>
          <w:lang w:eastAsia="zh-CN"/>
        </w:rPr>
      </w:pPr>
    </w:p>
    <w:p w14:paraId="777974BB" w14:textId="77777777" w:rsidR="00D63558" w:rsidRDefault="00D63558">
      <w:pPr>
        <w:spacing w:after="0" w:line="200" w:lineRule="exact"/>
        <w:rPr>
          <w:sz w:val="20"/>
          <w:szCs w:val="20"/>
          <w:lang w:eastAsia="zh-CN"/>
        </w:rPr>
      </w:pPr>
    </w:p>
    <w:p w14:paraId="098010E4" w14:textId="77777777" w:rsidR="00D63558" w:rsidRDefault="00D63558">
      <w:pPr>
        <w:spacing w:after="0" w:line="200" w:lineRule="exact"/>
        <w:rPr>
          <w:sz w:val="20"/>
          <w:szCs w:val="20"/>
          <w:lang w:eastAsia="zh-CN"/>
        </w:rPr>
      </w:pPr>
    </w:p>
    <w:p w14:paraId="11149E1F" w14:textId="77777777" w:rsidR="00D63558" w:rsidRDefault="00D63558">
      <w:pPr>
        <w:spacing w:after="0" w:line="200" w:lineRule="exact"/>
        <w:rPr>
          <w:sz w:val="20"/>
          <w:szCs w:val="20"/>
          <w:lang w:eastAsia="zh-CN"/>
        </w:rPr>
      </w:pPr>
    </w:p>
    <w:p w14:paraId="5F02D3F1" w14:textId="77777777" w:rsidR="00D63558" w:rsidRDefault="00D63558">
      <w:pPr>
        <w:spacing w:after="0" w:line="200" w:lineRule="exact"/>
        <w:rPr>
          <w:sz w:val="20"/>
          <w:szCs w:val="20"/>
          <w:lang w:eastAsia="zh-CN"/>
        </w:rPr>
      </w:pPr>
    </w:p>
    <w:p w14:paraId="0A89A5BD" w14:textId="77777777" w:rsidR="00D63558" w:rsidRDefault="00D63558">
      <w:pPr>
        <w:spacing w:after="0" w:line="200" w:lineRule="exact"/>
        <w:rPr>
          <w:sz w:val="20"/>
          <w:szCs w:val="20"/>
          <w:lang w:eastAsia="zh-CN"/>
        </w:rPr>
      </w:pPr>
    </w:p>
    <w:p w14:paraId="5DA7E753" w14:textId="77777777" w:rsidR="00D63558" w:rsidRDefault="00D63558">
      <w:pPr>
        <w:spacing w:after="0" w:line="200" w:lineRule="exact"/>
        <w:rPr>
          <w:sz w:val="20"/>
          <w:szCs w:val="20"/>
          <w:lang w:eastAsia="zh-CN"/>
        </w:rPr>
      </w:pPr>
    </w:p>
    <w:p w14:paraId="0D6246AE" w14:textId="77777777" w:rsidR="00D63558" w:rsidRDefault="00D63558">
      <w:pPr>
        <w:spacing w:after="0" w:line="200" w:lineRule="exact"/>
        <w:rPr>
          <w:sz w:val="20"/>
          <w:szCs w:val="20"/>
          <w:lang w:eastAsia="zh-CN"/>
        </w:rPr>
      </w:pPr>
    </w:p>
    <w:p w14:paraId="0E3E276E" w14:textId="77777777" w:rsidR="00D63558" w:rsidRDefault="00D63558">
      <w:pPr>
        <w:spacing w:after="0" w:line="200" w:lineRule="exact"/>
        <w:rPr>
          <w:sz w:val="20"/>
          <w:szCs w:val="20"/>
          <w:lang w:eastAsia="zh-CN"/>
        </w:rPr>
      </w:pPr>
    </w:p>
    <w:p w14:paraId="017B4C81" w14:textId="77777777" w:rsidR="00D63558" w:rsidRDefault="00D63558">
      <w:pPr>
        <w:spacing w:after="0" w:line="200" w:lineRule="exact"/>
        <w:rPr>
          <w:sz w:val="20"/>
          <w:szCs w:val="20"/>
          <w:lang w:eastAsia="zh-CN"/>
        </w:rPr>
      </w:pPr>
    </w:p>
    <w:p w14:paraId="7232A469" w14:textId="77777777" w:rsidR="00D63558" w:rsidRDefault="00D63558">
      <w:pPr>
        <w:spacing w:after="0" w:line="200" w:lineRule="exact"/>
        <w:rPr>
          <w:sz w:val="20"/>
          <w:szCs w:val="20"/>
          <w:lang w:eastAsia="zh-CN"/>
        </w:rPr>
      </w:pPr>
    </w:p>
    <w:p w14:paraId="1BDA4F27" w14:textId="77777777" w:rsidR="00D63558" w:rsidRDefault="00D63558">
      <w:pPr>
        <w:spacing w:after="0" w:line="200" w:lineRule="exact"/>
        <w:rPr>
          <w:sz w:val="20"/>
          <w:szCs w:val="20"/>
          <w:lang w:eastAsia="zh-CN"/>
        </w:rPr>
      </w:pPr>
    </w:p>
    <w:p w14:paraId="211B45B0" w14:textId="77777777" w:rsidR="00D63558" w:rsidRDefault="00D63558">
      <w:pPr>
        <w:spacing w:after="0" w:line="200" w:lineRule="exact"/>
        <w:rPr>
          <w:sz w:val="20"/>
          <w:szCs w:val="20"/>
          <w:lang w:eastAsia="zh-CN"/>
        </w:rPr>
      </w:pPr>
    </w:p>
    <w:p w14:paraId="2E4D4575" w14:textId="77777777" w:rsidR="00D63558" w:rsidRDefault="00D63558">
      <w:pPr>
        <w:spacing w:after="0" w:line="200" w:lineRule="exact"/>
        <w:rPr>
          <w:sz w:val="20"/>
          <w:szCs w:val="20"/>
          <w:lang w:eastAsia="zh-CN"/>
        </w:rPr>
      </w:pPr>
    </w:p>
    <w:p w14:paraId="656E6F25" w14:textId="77777777" w:rsidR="00D63558" w:rsidRDefault="00D63558">
      <w:pPr>
        <w:spacing w:after="0" w:line="200" w:lineRule="exact"/>
        <w:rPr>
          <w:sz w:val="20"/>
          <w:szCs w:val="20"/>
          <w:lang w:eastAsia="zh-CN"/>
        </w:rPr>
      </w:pPr>
    </w:p>
    <w:p w14:paraId="58AACFE2" w14:textId="77777777" w:rsidR="00D63558" w:rsidRDefault="00D63558">
      <w:pPr>
        <w:spacing w:after="0" w:line="200" w:lineRule="exact"/>
        <w:rPr>
          <w:sz w:val="20"/>
          <w:szCs w:val="20"/>
          <w:lang w:eastAsia="zh-CN"/>
        </w:rPr>
      </w:pPr>
    </w:p>
    <w:p w14:paraId="2BF5EB18" w14:textId="77777777" w:rsidR="00D63558" w:rsidRDefault="00D63558">
      <w:pPr>
        <w:spacing w:after="0" w:line="200" w:lineRule="exact"/>
        <w:rPr>
          <w:sz w:val="20"/>
          <w:szCs w:val="20"/>
          <w:lang w:eastAsia="zh-CN"/>
        </w:rPr>
      </w:pPr>
    </w:p>
    <w:p w14:paraId="1448B0F8" w14:textId="77777777" w:rsidR="00D63558" w:rsidRDefault="00D63558">
      <w:pPr>
        <w:spacing w:after="0" w:line="200" w:lineRule="exact"/>
        <w:rPr>
          <w:sz w:val="20"/>
          <w:szCs w:val="20"/>
          <w:lang w:eastAsia="zh-CN"/>
        </w:rPr>
      </w:pPr>
    </w:p>
    <w:p w14:paraId="43B9C4E1" w14:textId="77777777" w:rsidR="00D63558" w:rsidRDefault="00D63558">
      <w:pPr>
        <w:spacing w:after="0" w:line="200" w:lineRule="exact"/>
        <w:rPr>
          <w:sz w:val="20"/>
          <w:szCs w:val="20"/>
          <w:lang w:eastAsia="zh-CN"/>
        </w:rPr>
      </w:pPr>
    </w:p>
    <w:p w14:paraId="48C2BAB6" w14:textId="77777777" w:rsidR="00D63558" w:rsidRDefault="00D63558">
      <w:pPr>
        <w:spacing w:after="0" w:line="200" w:lineRule="exact"/>
        <w:rPr>
          <w:sz w:val="20"/>
          <w:szCs w:val="20"/>
          <w:lang w:eastAsia="zh-CN"/>
        </w:rPr>
      </w:pPr>
    </w:p>
    <w:p w14:paraId="7181C330" w14:textId="77777777" w:rsidR="00D63558" w:rsidRDefault="00D63558">
      <w:pPr>
        <w:spacing w:after="0" w:line="200" w:lineRule="exact"/>
        <w:rPr>
          <w:sz w:val="20"/>
          <w:szCs w:val="20"/>
          <w:lang w:eastAsia="zh-CN"/>
        </w:rPr>
      </w:pPr>
    </w:p>
    <w:p w14:paraId="1A29F7EF" w14:textId="77777777" w:rsidR="00D63558" w:rsidRDefault="00D63558">
      <w:pPr>
        <w:spacing w:after="0" w:line="200" w:lineRule="exact"/>
        <w:rPr>
          <w:sz w:val="20"/>
          <w:szCs w:val="20"/>
          <w:lang w:eastAsia="zh-CN"/>
        </w:rPr>
      </w:pPr>
    </w:p>
    <w:p w14:paraId="57194A17" w14:textId="77777777" w:rsidR="00D63558" w:rsidRDefault="00D63558">
      <w:pPr>
        <w:spacing w:after="0" w:line="200" w:lineRule="exact"/>
        <w:rPr>
          <w:sz w:val="20"/>
          <w:szCs w:val="20"/>
          <w:lang w:eastAsia="zh-CN"/>
        </w:rPr>
      </w:pPr>
    </w:p>
    <w:p w14:paraId="003C2C07" w14:textId="77777777" w:rsidR="00D63558" w:rsidRDefault="00D63558">
      <w:pPr>
        <w:spacing w:after="0" w:line="200" w:lineRule="exact"/>
        <w:rPr>
          <w:sz w:val="20"/>
          <w:szCs w:val="20"/>
          <w:lang w:eastAsia="zh-CN"/>
        </w:rPr>
      </w:pPr>
    </w:p>
    <w:p w14:paraId="1F71A997" w14:textId="77777777" w:rsidR="00D63558" w:rsidRDefault="00D63558">
      <w:pPr>
        <w:spacing w:after="0" w:line="200" w:lineRule="exact"/>
        <w:rPr>
          <w:sz w:val="20"/>
          <w:szCs w:val="20"/>
          <w:lang w:eastAsia="zh-CN"/>
        </w:rPr>
      </w:pPr>
    </w:p>
    <w:p w14:paraId="6683BD4D" w14:textId="77777777" w:rsidR="00D63558" w:rsidRDefault="00D63558">
      <w:pPr>
        <w:spacing w:after="0" w:line="200" w:lineRule="exact"/>
        <w:rPr>
          <w:sz w:val="20"/>
          <w:szCs w:val="20"/>
          <w:lang w:eastAsia="zh-CN"/>
        </w:rPr>
      </w:pPr>
    </w:p>
    <w:p w14:paraId="67022B15" w14:textId="77777777" w:rsidR="00D63558" w:rsidRDefault="00D63558">
      <w:pPr>
        <w:spacing w:after="0" w:line="200" w:lineRule="exact"/>
        <w:rPr>
          <w:sz w:val="20"/>
          <w:szCs w:val="20"/>
          <w:lang w:eastAsia="zh-CN"/>
        </w:rPr>
      </w:pPr>
    </w:p>
    <w:p w14:paraId="593BA4FC" w14:textId="77777777" w:rsidR="00D63558" w:rsidRDefault="00D63558">
      <w:pPr>
        <w:spacing w:after="0" w:line="200" w:lineRule="exact"/>
        <w:rPr>
          <w:sz w:val="20"/>
          <w:szCs w:val="20"/>
          <w:lang w:eastAsia="zh-CN"/>
        </w:rPr>
      </w:pPr>
    </w:p>
    <w:p w14:paraId="60354803" w14:textId="77777777" w:rsidR="00D63558" w:rsidRDefault="00D63558">
      <w:pPr>
        <w:spacing w:after="0" w:line="200" w:lineRule="exact"/>
        <w:rPr>
          <w:sz w:val="20"/>
          <w:szCs w:val="20"/>
          <w:lang w:eastAsia="zh-CN"/>
        </w:rPr>
      </w:pPr>
    </w:p>
    <w:p w14:paraId="77188D94" w14:textId="77777777" w:rsidR="00D63558" w:rsidRDefault="00D63558">
      <w:pPr>
        <w:spacing w:after="0" w:line="200" w:lineRule="exact"/>
        <w:rPr>
          <w:sz w:val="20"/>
          <w:szCs w:val="20"/>
          <w:lang w:eastAsia="zh-CN"/>
        </w:rPr>
      </w:pPr>
    </w:p>
    <w:p w14:paraId="03FC5597" w14:textId="47E6A095" w:rsidR="00D63558" w:rsidRDefault="00D63558">
      <w:pPr>
        <w:spacing w:after="0" w:line="200" w:lineRule="exact"/>
        <w:rPr>
          <w:sz w:val="20"/>
          <w:szCs w:val="20"/>
          <w:lang w:eastAsia="zh-CN"/>
        </w:rPr>
      </w:pPr>
    </w:p>
    <w:p w14:paraId="75AB5E99" w14:textId="4A59180E" w:rsidR="00563E8F" w:rsidRDefault="00563E8F">
      <w:pPr>
        <w:spacing w:after="0" w:line="200" w:lineRule="exact"/>
        <w:rPr>
          <w:sz w:val="20"/>
          <w:szCs w:val="20"/>
          <w:lang w:eastAsia="zh-CN"/>
        </w:rPr>
      </w:pPr>
    </w:p>
    <w:p w14:paraId="56FCB052" w14:textId="37050E75" w:rsidR="00563E8F" w:rsidRDefault="00563E8F">
      <w:pPr>
        <w:spacing w:after="0" w:line="200" w:lineRule="exact"/>
        <w:rPr>
          <w:sz w:val="20"/>
          <w:szCs w:val="20"/>
          <w:lang w:eastAsia="zh-CN"/>
        </w:rPr>
      </w:pPr>
    </w:p>
    <w:p w14:paraId="58088215" w14:textId="597348D4" w:rsidR="00563E8F" w:rsidRDefault="00563E8F">
      <w:pPr>
        <w:spacing w:after="0" w:line="200" w:lineRule="exact"/>
        <w:rPr>
          <w:sz w:val="20"/>
          <w:szCs w:val="20"/>
          <w:lang w:eastAsia="zh-CN"/>
        </w:rPr>
      </w:pPr>
    </w:p>
    <w:p w14:paraId="0A4166D5" w14:textId="77777777" w:rsidR="00D63558" w:rsidRDefault="00D63558" w:rsidP="00563E8F">
      <w:pPr>
        <w:spacing w:after="0"/>
        <w:rPr>
          <w:lang w:eastAsia="zh-CN"/>
        </w:rPr>
        <w:sectPr w:rsidR="00D63558">
          <w:headerReference w:type="default" r:id="rId9"/>
          <w:pgSz w:w="11920" w:h="16840"/>
          <w:pgMar w:top="1100" w:right="1560" w:bottom="280" w:left="1560" w:header="879" w:footer="0" w:gutter="0"/>
          <w:cols w:space="720"/>
        </w:sectPr>
      </w:pPr>
    </w:p>
    <w:p w14:paraId="2F4A1C41" w14:textId="492AB9DC" w:rsidR="00563E8F" w:rsidRDefault="00563E8F" w:rsidP="00563E8F">
      <w:pPr>
        <w:rPr>
          <w:sz w:val="10"/>
          <w:szCs w:val="10"/>
          <w:lang w:eastAsia="zh-CN"/>
        </w:rPr>
      </w:pPr>
    </w:p>
    <w:p w14:paraId="07291B5F" w14:textId="62DF0580" w:rsidR="00563E8F" w:rsidRPr="00497E4E" w:rsidRDefault="00563E8F" w:rsidP="00497E4E">
      <w:pPr>
        <w:pStyle w:val="2"/>
        <w:rPr>
          <w:b w:val="0"/>
          <w:bCs w:val="0"/>
        </w:rPr>
      </w:pPr>
      <w:bookmarkStart w:id="5" w:name="_Toc121399324"/>
      <w:bookmarkStart w:id="6" w:name="_Toc121399413"/>
      <w:bookmarkStart w:id="7" w:name="_Toc121399586"/>
      <w:r w:rsidRPr="00497E4E">
        <w:rPr>
          <w:rFonts w:hint="eastAsia"/>
          <w:b w:val="0"/>
          <w:bCs w:val="0"/>
        </w:rPr>
        <w:t>实验</w:t>
      </w:r>
      <w:proofErr w:type="gramStart"/>
      <w:r w:rsidRPr="00497E4E">
        <w:rPr>
          <w:rFonts w:hint="eastAsia"/>
          <w:b w:val="0"/>
          <w:bCs w:val="0"/>
        </w:rPr>
        <w:t>一</w:t>
      </w:r>
      <w:proofErr w:type="gramEnd"/>
      <w:r w:rsidRPr="00497E4E">
        <w:rPr>
          <w:rFonts w:hint="eastAsia"/>
          <w:b w:val="0"/>
          <w:bCs w:val="0"/>
        </w:rPr>
        <w:t xml:space="preserve"> </w:t>
      </w:r>
      <w:proofErr w:type="spellStart"/>
      <w:r w:rsidRPr="00497E4E">
        <w:rPr>
          <w:b w:val="0"/>
          <w:bCs w:val="0"/>
        </w:rPr>
        <w:t>OpenEuler</w:t>
      </w:r>
      <w:proofErr w:type="spellEnd"/>
      <w:r w:rsidRPr="00497E4E">
        <w:rPr>
          <w:rFonts w:hint="eastAsia"/>
          <w:b w:val="0"/>
          <w:bCs w:val="0"/>
        </w:rPr>
        <w:t>系统环境实验</w:t>
      </w:r>
      <w:bookmarkEnd w:id="5"/>
      <w:bookmarkEnd w:id="6"/>
      <w:bookmarkEnd w:id="7"/>
    </w:p>
    <w:p w14:paraId="7B27B947" w14:textId="193BEDDF" w:rsidR="00F03109" w:rsidRPr="003F0433" w:rsidRDefault="00563E8F" w:rsidP="00497E4E">
      <w:pPr>
        <w:pStyle w:val="4"/>
        <w:rPr>
          <w:b w:val="0"/>
          <w:bCs w:val="0"/>
          <w:sz w:val="30"/>
          <w:szCs w:val="30"/>
          <w:lang w:eastAsia="zh-CN"/>
        </w:rPr>
      </w:pPr>
      <w:bookmarkStart w:id="8" w:name="_Toc121399414"/>
      <w:r w:rsidRPr="003F0433">
        <w:rPr>
          <w:rFonts w:hint="eastAsia"/>
          <w:b w:val="0"/>
          <w:bCs w:val="0"/>
          <w:sz w:val="30"/>
          <w:szCs w:val="30"/>
          <w:lang w:eastAsia="zh-CN"/>
        </w:rPr>
        <w:t>1</w:t>
      </w:r>
      <w:r w:rsidRPr="003F0433">
        <w:rPr>
          <w:b w:val="0"/>
          <w:bCs w:val="0"/>
          <w:sz w:val="30"/>
          <w:szCs w:val="30"/>
          <w:lang w:eastAsia="zh-CN"/>
        </w:rPr>
        <w:t>.1</w:t>
      </w:r>
      <w:r w:rsidR="003F0433" w:rsidRPr="003F0433">
        <w:rPr>
          <w:b w:val="0"/>
          <w:bCs w:val="0"/>
          <w:sz w:val="30"/>
          <w:szCs w:val="30"/>
          <w:lang w:eastAsia="zh-CN"/>
        </w:rPr>
        <w:t xml:space="preserve"> </w:t>
      </w:r>
      <w:r w:rsidRPr="003F0433">
        <w:rPr>
          <w:rFonts w:hint="eastAsia"/>
          <w:b w:val="0"/>
          <w:bCs w:val="0"/>
          <w:sz w:val="30"/>
          <w:szCs w:val="30"/>
          <w:lang w:eastAsia="zh-CN"/>
        </w:rPr>
        <w:t>实验目的</w:t>
      </w:r>
      <w:bookmarkEnd w:id="8"/>
    </w:p>
    <w:p w14:paraId="79D1166E" w14:textId="756C67BB" w:rsidR="00185E7D" w:rsidRPr="003A5B7F" w:rsidRDefault="00185E7D"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熟悉</w:t>
      </w:r>
      <w:r w:rsidR="00422718" w:rsidRPr="003A5B7F">
        <w:rPr>
          <w:rFonts w:asciiTheme="minorEastAsia" w:hAnsiTheme="minorEastAsia" w:hint="eastAsia"/>
          <w:sz w:val="21"/>
          <w:szCs w:val="21"/>
          <w:lang w:eastAsia="zh-CN"/>
        </w:rPr>
        <w:t>Linux操作系统运行环境，进行进程线程相关编程实验</w:t>
      </w:r>
    </w:p>
    <w:p w14:paraId="1B5BAA30" w14:textId="1A6113A9" w:rsidR="00563E8F" w:rsidRPr="003F0433" w:rsidRDefault="00563E8F" w:rsidP="00497E4E">
      <w:pPr>
        <w:pStyle w:val="4"/>
        <w:rPr>
          <w:b w:val="0"/>
          <w:bCs w:val="0"/>
          <w:sz w:val="30"/>
          <w:szCs w:val="30"/>
          <w:lang w:eastAsia="zh-CN"/>
        </w:rPr>
      </w:pPr>
      <w:bookmarkStart w:id="9" w:name="_Toc121399415"/>
      <w:r w:rsidRPr="003F0433">
        <w:rPr>
          <w:rFonts w:hint="eastAsia"/>
          <w:b w:val="0"/>
          <w:bCs w:val="0"/>
          <w:sz w:val="30"/>
          <w:szCs w:val="30"/>
          <w:lang w:eastAsia="zh-CN"/>
        </w:rPr>
        <w:t>1</w:t>
      </w:r>
      <w:r w:rsidRPr="003F0433">
        <w:rPr>
          <w:b w:val="0"/>
          <w:bCs w:val="0"/>
          <w:sz w:val="30"/>
          <w:szCs w:val="30"/>
          <w:lang w:eastAsia="zh-CN"/>
        </w:rPr>
        <w:t>.2</w:t>
      </w:r>
      <w:r w:rsidR="003F0433" w:rsidRPr="003F0433">
        <w:rPr>
          <w:b w:val="0"/>
          <w:bCs w:val="0"/>
          <w:sz w:val="30"/>
          <w:szCs w:val="30"/>
          <w:lang w:eastAsia="zh-CN"/>
        </w:rPr>
        <w:t xml:space="preserve"> </w:t>
      </w:r>
      <w:r w:rsidRPr="003F0433">
        <w:rPr>
          <w:rFonts w:hint="eastAsia"/>
          <w:b w:val="0"/>
          <w:bCs w:val="0"/>
          <w:sz w:val="30"/>
          <w:szCs w:val="30"/>
          <w:lang w:eastAsia="zh-CN"/>
        </w:rPr>
        <w:t>实验内容</w:t>
      </w:r>
      <w:bookmarkEnd w:id="9"/>
    </w:p>
    <w:p w14:paraId="11EA02E6" w14:textId="1566A718" w:rsidR="00422718" w:rsidRPr="00422718" w:rsidRDefault="00422718" w:rsidP="003A5B7F">
      <w:pPr>
        <w:spacing w:line="360" w:lineRule="auto"/>
        <w:rPr>
          <w:rFonts w:asciiTheme="minorEastAsia" w:hAnsiTheme="minorEastAsia"/>
          <w:sz w:val="24"/>
          <w:lang w:eastAsia="zh-CN"/>
        </w:rPr>
      </w:pPr>
      <w:r w:rsidRPr="00422718">
        <w:rPr>
          <w:rFonts w:asciiTheme="minorEastAsia" w:hAnsiTheme="minorEastAsia" w:hint="eastAsia"/>
          <w:sz w:val="24"/>
          <w:lang w:eastAsia="zh-CN"/>
        </w:rPr>
        <w:t>一、进程相关编程实验</w:t>
      </w:r>
    </w:p>
    <w:p w14:paraId="597DDCB6" w14:textId="77777777" w:rsidR="00422718" w:rsidRPr="003A5B7F" w:rsidRDefault="0042271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（1）熟悉操作命令、编辑、编译、运行程序。完成操作系统原理课程教材P103作业 3.7 （采用图3-32所示的程序）的运行验证，多运行程序几次观察结果；去除wait后再观察结果并进行理论分析。</w:t>
      </w:r>
    </w:p>
    <w:p w14:paraId="4C8923EF" w14:textId="2E71200E" w:rsidR="00422718" w:rsidRPr="003A5B7F" w:rsidRDefault="0042271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（2）扩展</w:t>
      </w:r>
      <w:r w:rsidR="00F03109" w:rsidRPr="003A5B7F">
        <w:rPr>
          <w:rFonts w:asciiTheme="minorEastAsia" w:hAnsiTheme="minorEastAsia" w:hint="eastAsia"/>
          <w:sz w:val="21"/>
          <w:szCs w:val="21"/>
          <w:lang w:eastAsia="zh-CN"/>
        </w:rPr>
        <w:t>课本上</w:t>
      </w:r>
      <w:r w:rsidRPr="003A5B7F">
        <w:rPr>
          <w:rFonts w:asciiTheme="minorEastAsia" w:hAnsiTheme="minorEastAsia" w:hint="eastAsia"/>
          <w:sz w:val="21"/>
          <w:szCs w:val="21"/>
          <w:lang w:eastAsia="zh-CN"/>
        </w:rPr>
        <w:t>的程序：a) 添加一个全局变量并在父进程和子进程中对这个变量做不同操作，输出操作结果并解释，同时输出两种变量的地址观察并分析；b) 在return前增加对全局变量的操作并输出结果，观察并解释；c) 修改程序体会在子进程中调用system函数和在子进程中调用exec族函数执行自己写的一段程序，在此程序中输出进程PID进行比较并说明原因；</w:t>
      </w:r>
    </w:p>
    <w:p w14:paraId="44345E4B" w14:textId="3A28DAD1" w:rsidR="00422718" w:rsidRPr="00422718" w:rsidRDefault="00422718" w:rsidP="00422718">
      <w:pPr>
        <w:rPr>
          <w:rFonts w:asciiTheme="minorEastAsia" w:hAnsiTheme="minorEastAsia"/>
          <w:sz w:val="24"/>
          <w:lang w:eastAsia="zh-CN"/>
        </w:rPr>
      </w:pPr>
      <w:r w:rsidRPr="00422718">
        <w:rPr>
          <w:rFonts w:asciiTheme="minorEastAsia" w:hAnsiTheme="minorEastAsia" w:hint="eastAsia"/>
          <w:sz w:val="24"/>
          <w:lang w:eastAsia="zh-CN"/>
        </w:rPr>
        <w:t>二、线程相关编程实验</w:t>
      </w:r>
    </w:p>
    <w:p w14:paraId="28122E40" w14:textId="77777777" w:rsidR="00422718" w:rsidRPr="003A5B7F" w:rsidRDefault="0042271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1、在进程中给</w:t>
      </w:r>
      <w:proofErr w:type="gramStart"/>
      <w:r w:rsidRPr="003A5B7F">
        <w:rPr>
          <w:rFonts w:asciiTheme="minorEastAsia" w:hAnsiTheme="minorEastAsia" w:hint="eastAsia"/>
          <w:sz w:val="21"/>
          <w:szCs w:val="21"/>
          <w:lang w:eastAsia="zh-CN"/>
        </w:rPr>
        <w:t>一</w:t>
      </w:r>
      <w:proofErr w:type="gramEnd"/>
      <w:r w:rsidRPr="003A5B7F">
        <w:rPr>
          <w:rFonts w:asciiTheme="minorEastAsia" w:hAnsiTheme="minorEastAsia" w:hint="eastAsia"/>
          <w:sz w:val="21"/>
          <w:szCs w:val="21"/>
          <w:lang w:eastAsia="zh-CN"/>
        </w:rPr>
        <w:t>变量赋初值并创建两个线程；</w:t>
      </w:r>
    </w:p>
    <w:p w14:paraId="5C852045" w14:textId="77777777" w:rsidR="00422718" w:rsidRPr="003A5B7F" w:rsidRDefault="0042271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2、在两个线程中分别对此变量循环五千次以上做不同的操作并输出结果 ；</w:t>
      </w:r>
    </w:p>
    <w:p w14:paraId="7A33DACB" w14:textId="77777777" w:rsidR="00422718" w:rsidRPr="003A5B7F" w:rsidRDefault="0042271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3、多运行几遍程序观察运行结果，如果发现每次运行结果不同，请解释原因并修改程序解决，考虑如何控制互斥和同步；</w:t>
      </w:r>
    </w:p>
    <w:p w14:paraId="2BB20B4B" w14:textId="02DD79D7" w:rsidR="00185E7D" w:rsidRPr="003A5B7F" w:rsidRDefault="0042271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4、将任务一中第一个实验调用system函数和调用exec族函数改成在线程中实现，观察运行结果输出进程PID与线程TID进行比较并说明原因。</w:t>
      </w:r>
    </w:p>
    <w:p w14:paraId="03FEA911" w14:textId="7AE766D6" w:rsidR="00422718" w:rsidRPr="003F0433" w:rsidRDefault="00563E8F" w:rsidP="00497E4E">
      <w:pPr>
        <w:pStyle w:val="4"/>
        <w:rPr>
          <w:b w:val="0"/>
          <w:bCs w:val="0"/>
          <w:sz w:val="30"/>
          <w:szCs w:val="30"/>
          <w:lang w:eastAsia="zh-CN"/>
        </w:rPr>
      </w:pPr>
      <w:bookmarkStart w:id="10" w:name="_Toc121399416"/>
      <w:r w:rsidRPr="003F0433">
        <w:rPr>
          <w:rFonts w:hint="eastAsia"/>
          <w:b w:val="0"/>
          <w:bCs w:val="0"/>
          <w:sz w:val="30"/>
          <w:szCs w:val="30"/>
          <w:lang w:eastAsia="zh-CN"/>
        </w:rPr>
        <w:t>1</w:t>
      </w:r>
      <w:r w:rsidRPr="003F0433">
        <w:rPr>
          <w:b w:val="0"/>
          <w:bCs w:val="0"/>
          <w:sz w:val="30"/>
          <w:szCs w:val="30"/>
          <w:lang w:eastAsia="zh-CN"/>
        </w:rPr>
        <w:t>.3</w:t>
      </w:r>
      <w:r w:rsidR="003F0433" w:rsidRPr="003F0433">
        <w:rPr>
          <w:b w:val="0"/>
          <w:bCs w:val="0"/>
          <w:sz w:val="30"/>
          <w:szCs w:val="30"/>
          <w:lang w:eastAsia="zh-CN"/>
        </w:rPr>
        <w:t xml:space="preserve"> </w:t>
      </w:r>
      <w:r w:rsidRPr="003F0433">
        <w:rPr>
          <w:rFonts w:hint="eastAsia"/>
          <w:b w:val="0"/>
          <w:bCs w:val="0"/>
          <w:sz w:val="30"/>
          <w:szCs w:val="30"/>
          <w:lang w:eastAsia="zh-CN"/>
        </w:rPr>
        <w:t>实验思想</w:t>
      </w:r>
      <w:bookmarkEnd w:id="10"/>
    </w:p>
    <w:p w14:paraId="1225B826" w14:textId="2006C851" w:rsidR="00422718" w:rsidRDefault="00422718" w:rsidP="00563E8F">
      <w:pPr>
        <w:rPr>
          <w:rFonts w:asciiTheme="minorEastAsia" w:hAnsiTheme="minorEastAsia"/>
          <w:sz w:val="24"/>
          <w:lang w:eastAsia="zh-CN"/>
        </w:rPr>
      </w:pPr>
      <w:r w:rsidRPr="00422718">
        <w:rPr>
          <w:rFonts w:asciiTheme="minorEastAsia" w:hAnsiTheme="minorEastAsia" w:hint="eastAsia"/>
          <w:sz w:val="24"/>
          <w:lang w:eastAsia="zh-CN"/>
        </w:rPr>
        <w:t>一</w:t>
      </w:r>
      <w:r>
        <w:rPr>
          <w:rFonts w:asciiTheme="minorEastAsia" w:hAnsiTheme="minorEastAsia" w:hint="eastAsia"/>
          <w:sz w:val="24"/>
          <w:lang w:eastAsia="zh-CN"/>
        </w:rPr>
        <w:t>、进程相关编程实验</w:t>
      </w:r>
    </w:p>
    <w:p w14:paraId="3F3F9096" w14:textId="00727563" w:rsidR="00422718" w:rsidRPr="003A5B7F" w:rsidRDefault="0042271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主要是通过f</w:t>
      </w:r>
      <w:r w:rsidRPr="003A5B7F">
        <w:rPr>
          <w:rFonts w:asciiTheme="minorEastAsia" w:hAnsiTheme="minorEastAsia"/>
          <w:sz w:val="21"/>
          <w:szCs w:val="21"/>
          <w:lang w:eastAsia="zh-CN"/>
        </w:rPr>
        <w:t>ork()</w:t>
      </w:r>
      <w:r w:rsidRPr="003A5B7F">
        <w:rPr>
          <w:rFonts w:asciiTheme="minorEastAsia" w:hAnsiTheme="minorEastAsia" w:hint="eastAsia"/>
          <w:sz w:val="21"/>
          <w:szCs w:val="21"/>
          <w:lang w:eastAsia="zh-CN"/>
        </w:rPr>
        <w:t>函数来生成子进程，然后通过各种输出，全局变量操作等等，来对父子进程关系观察，其中用到wait</w:t>
      </w:r>
      <w:r w:rsidR="00F03109" w:rsidRPr="003A5B7F">
        <w:rPr>
          <w:rFonts w:asciiTheme="minorEastAsia" w:hAnsiTheme="minorEastAsia"/>
          <w:sz w:val="21"/>
          <w:szCs w:val="21"/>
          <w:lang w:eastAsia="zh-CN"/>
        </w:rPr>
        <w:t>()</w:t>
      </w:r>
      <w:r w:rsidRPr="003A5B7F">
        <w:rPr>
          <w:rFonts w:asciiTheme="minorEastAsia" w:hAnsiTheme="minorEastAsia" w:hint="eastAsia"/>
          <w:sz w:val="21"/>
          <w:szCs w:val="21"/>
          <w:lang w:eastAsia="zh-CN"/>
        </w:rPr>
        <w:t>、</w:t>
      </w:r>
      <w:proofErr w:type="spellStart"/>
      <w:r w:rsidRPr="003A5B7F">
        <w:rPr>
          <w:rFonts w:asciiTheme="minorEastAsia" w:hAnsiTheme="minorEastAsia" w:hint="eastAsia"/>
          <w:sz w:val="21"/>
          <w:szCs w:val="21"/>
          <w:lang w:eastAsia="zh-CN"/>
        </w:rPr>
        <w:t>getpid</w:t>
      </w:r>
      <w:proofErr w:type="spellEnd"/>
      <w:r w:rsidR="00F03109" w:rsidRPr="003A5B7F">
        <w:rPr>
          <w:rFonts w:asciiTheme="minorEastAsia" w:hAnsiTheme="minorEastAsia"/>
          <w:sz w:val="21"/>
          <w:szCs w:val="21"/>
          <w:lang w:eastAsia="zh-CN"/>
        </w:rPr>
        <w:t>()</w:t>
      </w:r>
      <w:r w:rsidRPr="003A5B7F">
        <w:rPr>
          <w:rFonts w:asciiTheme="minorEastAsia" w:hAnsiTheme="minorEastAsia" w:hint="eastAsia"/>
          <w:sz w:val="21"/>
          <w:szCs w:val="21"/>
          <w:lang w:eastAsia="zh-CN"/>
        </w:rPr>
        <w:t>、</w:t>
      </w:r>
      <w:proofErr w:type="spellStart"/>
      <w:r w:rsidRPr="003A5B7F">
        <w:rPr>
          <w:rFonts w:asciiTheme="minorEastAsia" w:hAnsiTheme="minorEastAsia" w:hint="eastAsia"/>
          <w:sz w:val="21"/>
          <w:szCs w:val="21"/>
          <w:lang w:eastAsia="zh-CN"/>
        </w:rPr>
        <w:t>getpp</w:t>
      </w:r>
      <w:r w:rsidRPr="003A5B7F">
        <w:rPr>
          <w:rFonts w:asciiTheme="minorEastAsia" w:hAnsiTheme="minorEastAsia"/>
          <w:sz w:val="21"/>
          <w:szCs w:val="21"/>
          <w:lang w:eastAsia="zh-CN"/>
        </w:rPr>
        <w:t>id</w:t>
      </w:r>
      <w:proofErr w:type="spellEnd"/>
      <w:r w:rsidRPr="003A5B7F">
        <w:rPr>
          <w:rFonts w:asciiTheme="minorEastAsia" w:hAnsiTheme="minorEastAsia"/>
          <w:sz w:val="21"/>
          <w:szCs w:val="21"/>
          <w:lang w:eastAsia="zh-CN"/>
        </w:rPr>
        <w:t>()</w:t>
      </w:r>
      <w:r w:rsidRPr="003A5B7F">
        <w:rPr>
          <w:rFonts w:asciiTheme="minorEastAsia" w:hAnsiTheme="minorEastAsia" w:hint="eastAsia"/>
          <w:sz w:val="21"/>
          <w:szCs w:val="21"/>
          <w:lang w:eastAsia="zh-CN"/>
        </w:rPr>
        <w:t>、s</w:t>
      </w:r>
      <w:r w:rsidRPr="003A5B7F">
        <w:rPr>
          <w:rFonts w:asciiTheme="minorEastAsia" w:hAnsiTheme="minorEastAsia"/>
          <w:sz w:val="21"/>
          <w:szCs w:val="21"/>
          <w:lang w:eastAsia="zh-CN"/>
        </w:rPr>
        <w:t>ystem()</w:t>
      </w:r>
      <w:r w:rsidRPr="003A5B7F">
        <w:rPr>
          <w:rFonts w:asciiTheme="minorEastAsia" w:hAnsiTheme="minorEastAsia" w:hint="eastAsia"/>
          <w:sz w:val="21"/>
          <w:szCs w:val="21"/>
          <w:lang w:eastAsia="zh-CN"/>
        </w:rPr>
        <w:t>等函数</w:t>
      </w:r>
    </w:p>
    <w:p w14:paraId="71FD0C12" w14:textId="10D3CBAC" w:rsidR="00422718" w:rsidRDefault="00422718" w:rsidP="00563E8F">
      <w:pPr>
        <w:rPr>
          <w:rFonts w:asciiTheme="minorEastAsia" w:hAnsiTheme="minorEastAsia"/>
          <w:sz w:val="24"/>
          <w:lang w:eastAsia="zh-CN"/>
        </w:rPr>
      </w:pPr>
      <w:r>
        <w:rPr>
          <w:rFonts w:asciiTheme="minorEastAsia" w:hAnsiTheme="minorEastAsia" w:hint="eastAsia"/>
          <w:sz w:val="24"/>
          <w:lang w:eastAsia="zh-CN"/>
        </w:rPr>
        <w:lastRenderedPageBreak/>
        <w:t>二、线程相关编程实验</w:t>
      </w:r>
    </w:p>
    <w:p w14:paraId="28392E8C" w14:textId="305FDAF7" w:rsidR="00422718" w:rsidRPr="003A5B7F" w:rsidRDefault="0042271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主要是引入线程库，</w:t>
      </w:r>
      <w:r w:rsidR="003F0433" w:rsidRPr="003A5B7F">
        <w:rPr>
          <w:rFonts w:asciiTheme="minorEastAsia" w:hAnsiTheme="minorEastAsia" w:hint="eastAsia"/>
          <w:sz w:val="21"/>
          <w:szCs w:val="21"/>
          <w:lang w:eastAsia="zh-CN"/>
        </w:rPr>
        <w:t>在</w:t>
      </w:r>
      <w:proofErr w:type="spellStart"/>
      <w:r w:rsidRPr="003A5B7F">
        <w:rPr>
          <w:rFonts w:asciiTheme="minorEastAsia" w:hAnsiTheme="minorEastAsia" w:hint="eastAsia"/>
          <w:sz w:val="21"/>
          <w:szCs w:val="21"/>
          <w:lang w:eastAsia="zh-CN"/>
        </w:rPr>
        <w:t>linux</w:t>
      </w:r>
      <w:proofErr w:type="spellEnd"/>
      <w:r w:rsidR="003F0433" w:rsidRPr="003A5B7F">
        <w:rPr>
          <w:rFonts w:asciiTheme="minorEastAsia" w:hAnsiTheme="minorEastAsia"/>
          <w:sz w:val="21"/>
          <w:szCs w:val="21"/>
          <w:lang w:eastAsia="zh-CN"/>
        </w:rPr>
        <w:t xml:space="preserve"> </w:t>
      </w:r>
      <w:r w:rsidRPr="003A5B7F">
        <w:rPr>
          <w:rFonts w:asciiTheme="minorEastAsia" w:hAnsiTheme="minorEastAsia" w:hint="eastAsia"/>
          <w:sz w:val="21"/>
          <w:szCs w:val="21"/>
          <w:lang w:eastAsia="zh-CN"/>
        </w:rPr>
        <w:t>中调用线程，使用</w:t>
      </w:r>
      <w:proofErr w:type="spellStart"/>
      <w:r w:rsidRPr="003A5B7F">
        <w:rPr>
          <w:rFonts w:asciiTheme="minorEastAsia" w:hAnsiTheme="minorEastAsia" w:hint="eastAsia"/>
          <w:sz w:val="21"/>
          <w:szCs w:val="21"/>
          <w:lang w:eastAsia="zh-CN"/>
        </w:rPr>
        <w:t>p</w:t>
      </w:r>
      <w:r w:rsidRPr="003A5B7F">
        <w:rPr>
          <w:rFonts w:asciiTheme="minorEastAsia" w:hAnsiTheme="minorEastAsia"/>
          <w:sz w:val="21"/>
          <w:szCs w:val="21"/>
          <w:lang w:eastAsia="zh-CN"/>
        </w:rPr>
        <w:t>thread_create</w:t>
      </w:r>
      <w:proofErr w:type="spellEnd"/>
      <w:r w:rsidRPr="003A5B7F">
        <w:rPr>
          <w:rFonts w:asciiTheme="minorEastAsia" w:hAnsiTheme="minorEastAsia"/>
          <w:sz w:val="21"/>
          <w:szCs w:val="21"/>
          <w:lang w:eastAsia="zh-CN"/>
        </w:rPr>
        <w:t>()</w:t>
      </w:r>
      <w:r w:rsidRPr="003A5B7F">
        <w:rPr>
          <w:rFonts w:asciiTheme="minorEastAsia" w:hAnsiTheme="minorEastAsia" w:hint="eastAsia"/>
          <w:sz w:val="21"/>
          <w:szCs w:val="21"/>
          <w:lang w:eastAsia="zh-CN"/>
        </w:rPr>
        <w:t>、</w:t>
      </w:r>
      <w:proofErr w:type="spellStart"/>
      <w:r w:rsidRPr="003A5B7F">
        <w:rPr>
          <w:rFonts w:asciiTheme="minorEastAsia" w:hAnsiTheme="minorEastAsia" w:hint="eastAsia"/>
          <w:sz w:val="21"/>
          <w:szCs w:val="21"/>
          <w:lang w:eastAsia="zh-CN"/>
        </w:rPr>
        <w:t>p</w:t>
      </w:r>
      <w:r w:rsidRPr="003A5B7F">
        <w:rPr>
          <w:rFonts w:asciiTheme="minorEastAsia" w:hAnsiTheme="minorEastAsia"/>
          <w:sz w:val="21"/>
          <w:szCs w:val="21"/>
          <w:lang w:eastAsia="zh-CN"/>
        </w:rPr>
        <w:t>thread_join</w:t>
      </w:r>
      <w:proofErr w:type="spellEnd"/>
      <w:r w:rsidRPr="003A5B7F">
        <w:rPr>
          <w:rFonts w:asciiTheme="minorEastAsia" w:hAnsiTheme="minorEastAsia"/>
          <w:sz w:val="21"/>
          <w:szCs w:val="21"/>
          <w:lang w:eastAsia="zh-CN"/>
        </w:rPr>
        <w:t>()</w:t>
      </w:r>
      <w:r w:rsidRPr="003A5B7F">
        <w:rPr>
          <w:rFonts w:asciiTheme="minorEastAsia" w:hAnsiTheme="minorEastAsia" w:hint="eastAsia"/>
          <w:sz w:val="21"/>
          <w:szCs w:val="21"/>
          <w:lang w:eastAsia="zh-CN"/>
        </w:rPr>
        <w:t>来完成的线程的</w:t>
      </w:r>
      <w:r w:rsidR="00902FD8" w:rsidRPr="003A5B7F">
        <w:rPr>
          <w:rFonts w:asciiTheme="minorEastAsia" w:hAnsiTheme="minorEastAsia" w:hint="eastAsia"/>
          <w:sz w:val="21"/>
          <w:szCs w:val="21"/>
          <w:lang w:eastAsia="zh-CN"/>
        </w:rPr>
        <w:t>创建和结束操作，其中也是调用上面进程类似函数</w:t>
      </w:r>
      <w:proofErr w:type="gramStart"/>
      <w:r w:rsidR="00902FD8" w:rsidRPr="003A5B7F">
        <w:rPr>
          <w:rFonts w:asciiTheme="minorEastAsia" w:hAnsiTheme="minorEastAsia" w:hint="eastAsia"/>
          <w:sz w:val="21"/>
          <w:szCs w:val="21"/>
          <w:lang w:eastAsia="zh-CN"/>
        </w:rPr>
        <w:t>对进程</w:t>
      </w:r>
      <w:proofErr w:type="gramEnd"/>
      <w:r w:rsidR="00902FD8" w:rsidRPr="003A5B7F">
        <w:rPr>
          <w:rFonts w:asciiTheme="minorEastAsia" w:hAnsiTheme="minorEastAsia" w:hint="eastAsia"/>
          <w:sz w:val="21"/>
          <w:szCs w:val="21"/>
          <w:lang w:eastAsia="zh-CN"/>
        </w:rPr>
        <w:t>中多个线程进行观察</w:t>
      </w:r>
    </w:p>
    <w:p w14:paraId="6280E47E" w14:textId="46DF2DA8" w:rsidR="00B2230E" w:rsidRPr="003F0433" w:rsidRDefault="00563E8F" w:rsidP="00497E4E">
      <w:pPr>
        <w:pStyle w:val="4"/>
        <w:rPr>
          <w:b w:val="0"/>
          <w:bCs w:val="0"/>
          <w:sz w:val="30"/>
          <w:szCs w:val="30"/>
          <w:lang w:eastAsia="zh-CN"/>
        </w:rPr>
      </w:pPr>
      <w:bookmarkStart w:id="11" w:name="_Toc121399417"/>
      <w:r w:rsidRPr="003F0433">
        <w:rPr>
          <w:rFonts w:hint="eastAsia"/>
          <w:b w:val="0"/>
          <w:bCs w:val="0"/>
          <w:sz w:val="30"/>
          <w:szCs w:val="30"/>
          <w:lang w:eastAsia="zh-CN"/>
        </w:rPr>
        <w:t>1</w:t>
      </w:r>
      <w:r w:rsidRPr="003F0433">
        <w:rPr>
          <w:b w:val="0"/>
          <w:bCs w:val="0"/>
          <w:sz w:val="30"/>
          <w:szCs w:val="30"/>
          <w:lang w:eastAsia="zh-CN"/>
        </w:rPr>
        <w:t>.4</w:t>
      </w:r>
      <w:r w:rsidR="003F0433" w:rsidRPr="003F0433">
        <w:rPr>
          <w:b w:val="0"/>
          <w:bCs w:val="0"/>
          <w:sz w:val="30"/>
          <w:szCs w:val="30"/>
          <w:lang w:eastAsia="zh-CN"/>
        </w:rPr>
        <w:t xml:space="preserve"> </w:t>
      </w:r>
      <w:r w:rsidRPr="003F0433">
        <w:rPr>
          <w:rFonts w:hint="eastAsia"/>
          <w:b w:val="0"/>
          <w:bCs w:val="0"/>
          <w:sz w:val="30"/>
          <w:szCs w:val="30"/>
          <w:lang w:eastAsia="zh-CN"/>
        </w:rPr>
        <w:t>实验步骤</w:t>
      </w:r>
      <w:bookmarkEnd w:id="11"/>
    </w:p>
    <w:p w14:paraId="4813BEC6" w14:textId="2F6EC097" w:rsidR="00B2230E" w:rsidRPr="00497E4E" w:rsidRDefault="003F0433" w:rsidP="00497E4E">
      <w:pPr>
        <w:pStyle w:val="5"/>
        <w:rPr>
          <w:b w:val="0"/>
          <w:bCs w:val="0"/>
          <w:lang w:eastAsia="zh-CN"/>
        </w:rPr>
      </w:pPr>
      <w:bookmarkStart w:id="12" w:name="_Toc121399418"/>
      <w:r>
        <w:rPr>
          <w:rFonts w:hint="eastAsia"/>
          <w:b w:val="0"/>
          <w:bCs w:val="0"/>
          <w:lang w:eastAsia="zh-CN"/>
        </w:rPr>
        <w:t>1</w:t>
      </w:r>
      <w:r>
        <w:rPr>
          <w:b w:val="0"/>
          <w:bCs w:val="0"/>
          <w:lang w:eastAsia="zh-CN"/>
        </w:rPr>
        <w:t xml:space="preserve">.4.1 </w:t>
      </w:r>
      <w:r w:rsidR="00F03109" w:rsidRPr="00497E4E">
        <w:rPr>
          <w:rFonts w:hint="eastAsia"/>
          <w:b w:val="0"/>
          <w:bCs w:val="0"/>
          <w:lang w:eastAsia="zh-CN"/>
        </w:rPr>
        <w:t>进程相关编程实验</w:t>
      </w:r>
      <w:bookmarkEnd w:id="12"/>
    </w:p>
    <w:p w14:paraId="7FAECF47" w14:textId="37D82EA5" w:rsidR="00B2230E" w:rsidRPr="003A5B7F" w:rsidRDefault="00B2230E"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实验过程：</w:t>
      </w:r>
    </w:p>
    <w:p w14:paraId="76AACC4D" w14:textId="66DB6106" w:rsidR="00B44B51" w:rsidRPr="00497E4E" w:rsidRDefault="00902FD8" w:rsidP="00497E4E">
      <w:pPr>
        <w:pStyle w:val="6"/>
        <w:rPr>
          <w:b w:val="0"/>
          <w:bCs w:val="0"/>
          <w:lang w:eastAsia="zh-CN"/>
        </w:rPr>
      </w:pPr>
      <w:bookmarkStart w:id="13" w:name="_Toc121399419"/>
      <w:r w:rsidRPr="00497E4E">
        <w:rPr>
          <w:b w:val="0"/>
          <w:bCs w:val="0"/>
          <w:lang w:eastAsia="zh-CN"/>
        </w:rPr>
        <w:t>第一步</w:t>
      </w:r>
      <w:r w:rsidR="00B44B51" w:rsidRPr="00497E4E">
        <w:rPr>
          <w:rFonts w:hint="eastAsia"/>
          <w:b w:val="0"/>
          <w:bCs w:val="0"/>
          <w:lang w:eastAsia="zh-CN"/>
        </w:rPr>
        <w:t>（基本要求）</w:t>
      </w:r>
      <w:bookmarkEnd w:id="13"/>
    </w:p>
    <w:p w14:paraId="733FEC23" w14:textId="5AA0F801" w:rsidR="0047678D" w:rsidRDefault="00902FD8" w:rsidP="0047678D">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将课本上图3-32程序代码原封不动地写在程序work_1.c中, 通过</w:t>
      </w:r>
      <w:proofErr w:type="spellStart"/>
      <w:r w:rsidRPr="003A5B7F">
        <w:rPr>
          <w:rFonts w:asciiTheme="minorEastAsia" w:hAnsiTheme="minorEastAsia"/>
          <w:sz w:val="21"/>
          <w:szCs w:val="21"/>
          <w:lang w:eastAsia="zh-CN"/>
        </w:rPr>
        <w:t>linux</w:t>
      </w:r>
      <w:proofErr w:type="spellEnd"/>
      <w:r w:rsidRPr="003A5B7F">
        <w:rPr>
          <w:rFonts w:asciiTheme="minorEastAsia" w:hAnsiTheme="minorEastAsia"/>
          <w:sz w:val="21"/>
          <w:szCs w:val="21"/>
          <w:lang w:eastAsia="zh-CN"/>
        </w:rPr>
        <w:t>中</w:t>
      </w:r>
      <w:proofErr w:type="spellStart"/>
      <w:r w:rsidRPr="003A5B7F">
        <w:rPr>
          <w:rFonts w:asciiTheme="minorEastAsia" w:hAnsiTheme="minorEastAsia"/>
          <w:sz w:val="21"/>
          <w:szCs w:val="21"/>
          <w:lang w:eastAsia="zh-CN"/>
        </w:rPr>
        <w:t>gcc</w:t>
      </w:r>
      <w:proofErr w:type="spellEnd"/>
      <w:r w:rsidRPr="003A5B7F">
        <w:rPr>
          <w:rFonts w:asciiTheme="minorEastAsia" w:hAnsiTheme="minorEastAsia"/>
          <w:sz w:val="21"/>
          <w:szCs w:val="21"/>
          <w:lang w:eastAsia="zh-CN"/>
        </w:rPr>
        <w:t>命令进行编译并运行:</w:t>
      </w:r>
      <w:bookmarkStart w:id="14" w:name="_Hlk121322841"/>
    </w:p>
    <w:p w14:paraId="7D3EA485"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proofErr w:type="spellStart"/>
      <w:r w:rsidRPr="0047678D">
        <w:rPr>
          <w:rFonts w:ascii="Consolas" w:eastAsia="宋体" w:hAnsi="Consolas" w:cs="宋体"/>
          <w:color w:val="A6ACCD"/>
          <w:sz w:val="21"/>
          <w:szCs w:val="21"/>
          <w:lang w:eastAsia="zh-CN"/>
        </w:rPr>
        <w:t>gcc</w:t>
      </w:r>
      <w:proofErr w:type="spellEnd"/>
      <w:r w:rsidRPr="0047678D">
        <w:rPr>
          <w:rFonts w:ascii="Consolas" w:eastAsia="宋体" w:hAnsi="Consolas" w:cs="宋体"/>
          <w:color w:val="A6ACCD"/>
          <w:sz w:val="21"/>
          <w:szCs w:val="21"/>
          <w:lang w:eastAsia="zh-CN"/>
        </w:rPr>
        <w:t xml:space="preserve"> work_1.c </w:t>
      </w:r>
      <w:r w:rsidRPr="0047678D">
        <w:rPr>
          <w:rFonts w:ascii="Consolas" w:eastAsia="宋体" w:hAnsi="Consolas" w:cs="宋体"/>
          <w:color w:val="C792EA"/>
          <w:sz w:val="21"/>
          <w:szCs w:val="21"/>
          <w:lang w:eastAsia="zh-CN"/>
        </w:rPr>
        <w:t>-</w:t>
      </w:r>
      <w:r w:rsidRPr="0047678D">
        <w:rPr>
          <w:rFonts w:ascii="Consolas" w:eastAsia="宋体" w:hAnsi="Consolas" w:cs="宋体"/>
          <w:color w:val="A6ACCD"/>
          <w:sz w:val="21"/>
          <w:szCs w:val="21"/>
          <w:lang w:eastAsia="zh-CN"/>
        </w:rPr>
        <w:t>o work_1</w:t>
      </w:r>
    </w:p>
    <w:p w14:paraId="6C5723D0" w14:textId="71B1369F"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proofErr w:type="gramStart"/>
      <w:r w:rsidRPr="0047678D">
        <w:rPr>
          <w:rFonts w:ascii="Consolas" w:eastAsia="宋体" w:hAnsi="Consolas" w:cs="宋体"/>
          <w:color w:val="A6ACCD"/>
          <w:sz w:val="21"/>
          <w:szCs w:val="21"/>
          <w:lang w:eastAsia="zh-CN"/>
        </w:rPr>
        <w:t>.</w:t>
      </w:r>
      <w:r w:rsidRPr="0047678D">
        <w:rPr>
          <w:rFonts w:ascii="Consolas" w:eastAsia="宋体" w:hAnsi="Consolas" w:cs="宋体"/>
          <w:color w:val="C792EA"/>
          <w:sz w:val="21"/>
          <w:szCs w:val="21"/>
          <w:lang w:eastAsia="zh-CN"/>
        </w:rPr>
        <w:t>/</w:t>
      </w:r>
      <w:proofErr w:type="gramEnd"/>
      <w:r w:rsidRPr="0047678D">
        <w:rPr>
          <w:rFonts w:ascii="Consolas" w:eastAsia="宋体" w:hAnsi="Consolas" w:cs="宋体"/>
          <w:color w:val="A6ACCD"/>
          <w:sz w:val="21"/>
          <w:szCs w:val="21"/>
          <w:lang w:eastAsia="zh-CN"/>
        </w:rPr>
        <w:t>work_1</w:t>
      </w:r>
    </w:p>
    <w:bookmarkEnd w:id="14"/>
    <w:p w14:paraId="57F737DC" w14:textId="2299F24A" w:rsidR="0047678D" w:rsidRPr="0047678D" w:rsidRDefault="00902FD8" w:rsidP="0047678D">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fork()函数</w:t>
      </w:r>
      <w:proofErr w:type="gramStart"/>
      <w:r w:rsidRPr="003A5B7F">
        <w:rPr>
          <w:rFonts w:asciiTheme="minorEastAsia" w:hAnsiTheme="minorEastAsia"/>
          <w:sz w:val="21"/>
          <w:szCs w:val="21"/>
          <w:lang w:eastAsia="zh-CN"/>
        </w:rPr>
        <w:t>会给父进程</w:t>
      </w:r>
      <w:proofErr w:type="gramEnd"/>
      <w:r w:rsidRPr="003A5B7F">
        <w:rPr>
          <w:rFonts w:asciiTheme="minorEastAsia" w:hAnsiTheme="minorEastAsia"/>
          <w:sz w:val="21"/>
          <w:szCs w:val="21"/>
          <w:lang w:eastAsia="zh-CN"/>
        </w:rPr>
        <w:t xml:space="preserve">返回子进程号，而给子进程返回0，进程号输出如下几张图。 最开始我是使用课本原本的代码运行，结果如下： </w:t>
      </w:r>
    </w:p>
    <w:p w14:paraId="2914352D" w14:textId="25F8C24F" w:rsidR="003F0433" w:rsidRDefault="003B6312" w:rsidP="003A5B7F">
      <w:pPr>
        <w:spacing w:line="360" w:lineRule="auto"/>
        <w:rPr>
          <w:rFonts w:asciiTheme="minorEastAsia" w:hAnsiTheme="minorEastAsia"/>
          <w:sz w:val="24"/>
          <w:lang w:eastAsia="zh-CN"/>
        </w:rPr>
      </w:pPr>
      <w:r w:rsidRPr="003A5B7F">
        <w:rPr>
          <w:rFonts w:asciiTheme="minorEastAsia" w:hAnsiTheme="minorEastAsia"/>
          <w:noProof/>
          <w:sz w:val="21"/>
          <w:szCs w:val="21"/>
          <w:lang w:eastAsia="zh-CN"/>
        </w:rPr>
        <w:drawing>
          <wp:inline distT="0" distB="0" distL="0" distR="0" wp14:anchorId="589D8C0F" wp14:editId="2787F000">
            <wp:extent cx="5581650" cy="676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676275"/>
                    </a:xfrm>
                    <a:prstGeom prst="rect">
                      <a:avLst/>
                    </a:prstGeom>
                    <a:noFill/>
                    <a:ln>
                      <a:noFill/>
                    </a:ln>
                  </pic:spPr>
                </pic:pic>
              </a:graphicData>
            </a:graphic>
          </wp:inline>
        </w:drawing>
      </w:r>
      <w:r w:rsidR="00902FD8" w:rsidRPr="003A5B7F">
        <w:rPr>
          <w:rFonts w:asciiTheme="minorEastAsia" w:hAnsiTheme="minorEastAsia"/>
          <w:sz w:val="21"/>
          <w:szCs w:val="21"/>
          <w:lang w:eastAsia="zh-CN"/>
        </w:rPr>
        <w:t>可以看出多次都是child进程先输出而后父进程输出 由于一开始有点看不习惯就把代码输出了换行符 '\n', 但是发现结果如下：</w:t>
      </w:r>
      <w:r w:rsidR="00902FD8" w:rsidRPr="00B44B51">
        <w:rPr>
          <w:rFonts w:asciiTheme="minorEastAsia" w:hAnsiTheme="minorEastAsia"/>
          <w:sz w:val="24"/>
          <w:lang w:eastAsia="zh-CN"/>
        </w:rPr>
        <w:t xml:space="preserve"> </w:t>
      </w:r>
    </w:p>
    <w:p w14:paraId="53431050" w14:textId="75213953" w:rsidR="0047678D" w:rsidRPr="003F0433" w:rsidRDefault="0047678D" w:rsidP="003A5B7F">
      <w:pPr>
        <w:spacing w:line="360" w:lineRule="auto"/>
        <w:rPr>
          <w:rFonts w:asciiTheme="minorEastAsia" w:hAnsiTheme="minorEastAsia"/>
          <w:sz w:val="24"/>
          <w:lang w:eastAsia="zh-CN"/>
        </w:rPr>
      </w:pPr>
      <w:r w:rsidRPr="003A5B7F">
        <w:rPr>
          <w:rFonts w:asciiTheme="minorEastAsia" w:hAnsiTheme="minorEastAsia"/>
          <w:noProof/>
          <w:sz w:val="21"/>
          <w:szCs w:val="21"/>
          <w:lang w:eastAsia="zh-CN"/>
        </w:rPr>
        <w:drawing>
          <wp:inline distT="0" distB="0" distL="0" distR="0" wp14:anchorId="16A11C5E" wp14:editId="3DC9F553">
            <wp:extent cx="5581650" cy="6953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695325"/>
                    </a:xfrm>
                    <a:prstGeom prst="rect">
                      <a:avLst/>
                    </a:prstGeom>
                    <a:noFill/>
                    <a:ln>
                      <a:noFill/>
                    </a:ln>
                  </pic:spPr>
                </pic:pic>
              </a:graphicData>
            </a:graphic>
          </wp:inline>
        </w:drawing>
      </w:r>
    </w:p>
    <w:p w14:paraId="68ED4ED8" w14:textId="4447E65D" w:rsidR="00B44B51" w:rsidRPr="003A5B7F" w:rsidRDefault="00902FD8"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加上换行符后，结果居然变成了父进程先输出，后经过上网搜索发现，</w:t>
      </w:r>
      <w:proofErr w:type="spellStart"/>
      <w:r w:rsidRPr="003A5B7F">
        <w:rPr>
          <w:rFonts w:asciiTheme="minorEastAsia" w:hAnsiTheme="minorEastAsia"/>
          <w:sz w:val="21"/>
          <w:szCs w:val="21"/>
          <w:lang w:eastAsia="zh-CN"/>
        </w:rPr>
        <w:t>printf</w:t>
      </w:r>
      <w:proofErr w:type="spellEnd"/>
      <w:r w:rsidRPr="003A5B7F">
        <w:rPr>
          <w:rFonts w:asciiTheme="minorEastAsia" w:hAnsiTheme="minorEastAsia"/>
          <w:sz w:val="21"/>
          <w:szCs w:val="21"/>
          <w:lang w:eastAsia="zh-CN"/>
        </w:rPr>
        <w:t>函数中如果没有加入结束符'\n'则不会直接输出，而是等进程结束后再输出，后仔细查看代码后发现，书上的代码</w:t>
      </w:r>
      <w:proofErr w:type="gramStart"/>
      <w:r w:rsidRPr="003A5B7F">
        <w:rPr>
          <w:rFonts w:asciiTheme="minorEastAsia" w:hAnsiTheme="minorEastAsia"/>
          <w:sz w:val="21"/>
          <w:szCs w:val="21"/>
          <w:lang w:eastAsia="zh-CN"/>
        </w:rPr>
        <w:t>相当</w:t>
      </w:r>
      <w:proofErr w:type="gramEnd"/>
      <w:r w:rsidRPr="003A5B7F">
        <w:rPr>
          <w:rFonts w:asciiTheme="minorEastAsia" w:hAnsiTheme="minorEastAsia"/>
          <w:sz w:val="21"/>
          <w:szCs w:val="21"/>
          <w:lang w:eastAsia="zh-CN"/>
        </w:rPr>
        <w:t>与父进程使用wait函数等待子进程结束之后再结束进程，所以有了第一次的运行结果，而第二张图是由于父进程</w:t>
      </w:r>
      <w:proofErr w:type="gramStart"/>
      <w:r w:rsidRPr="003A5B7F">
        <w:rPr>
          <w:rFonts w:asciiTheme="minorEastAsia" w:hAnsiTheme="minorEastAsia"/>
          <w:sz w:val="21"/>
          <w:szCs w:val="21"/>
          <w:lang w:eastAsia="zh-CN"/>
        </w:rPr>
        <w:t>本身先</w:t>
      </w:r>
      <w:proofErr w:type="gramEnd"/>
      <w:r w:rsidRPr="003A5B7F">
        <w:rPr>
          <w:rFonts w:asciiTheme="minorEastAsia" w:hAnsiTheme="minorEastAsia"/>
          <w:sz w:val="21"/>
          <w:szCs w:val="21"/>
          <w:lang w:eastAsia="zh-CN"/>
        </w:rPr>
        <w:t>运行导致父进程先执行</w:t>
      </w:r>
      <w:proofErr w:type="spellStart"/>
      <w:r w:rsidRPr="003A5B7F">
        <w:rPr>
          <w:rFonts w:asciiTheme="minorEastAsia" w:hAnsiTheme="minorEastAsia"/>
          <w:sz w:val="21"/>
          <w:szCs w:val="21"/>
          <w:lang w:eastAsia="zh-CN"/>
        </w:rPr>
        <w:t>printf</w:t>
      </w:r>
      <w:proofErr w:type="spellEnd"/>
      <w:r w:rsidRPr="003A5B7F">
        <w:rPr>
          <w:rFonts w:asciiTheme="minorEastAsia" w:hAnsiTheme="minorEastAsia"/>
          <w:sz w:val="21"/>
          <w:szCs w:val="21"/>
          <w:lang w:eastAsia="zh-CN"/>
        </w:rPr>
        <w:t>而先输出</w:t>
      </w:r>
      <w:r w:rsidR="00B44B51" w:rsidRPr="003A5B7F">
        <w:rPr>
          <w:rFonts w:asciiTheme="minorEastAsia" w:hAnsiTheme="minorEastAsia" w:hint="eastAsia"/>
          <w:sz w:val="21"/>
          <w:szCs w:val="21"/>
          <w:lang w:eastAsia="zh-CN"/>
        </w:rPr>
        <w:t>！</w:t>
      </w:r>
    </w:p>
    <w:p w14:paraId="5F4837CA" w14:textId="72F6B39F" w:rsidR="00902FD8" w:rsidRPr="003A5B7F" w:rsidRDefault="00902FD8"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 xml:space="preserve">于是之后使用work_2.c进行验证，work_2.c中把work_1.c中代码删除wait()函数，运行结果为： </w:t>
      </w:r>
    </w:p>
    <w:p w14:paraId="53D02BCF" w14:textId="1BA44A36" w:rsidR="00902FD8" w:rsidRDefault="00902FD8" w:rsidP="003A5B7F">
      <w:pPr>
        <w:widowControl/>
        <w:spacing w:before="100" w:beforeAutospacing="1" w:after="100" w:afterAutospacing="1" w:line="360" w:lineRule="auto"/>
        <w:rPr>
          <w:rFonts w:ascii="宋体" w:eastAsia="宋体" w:hAnsi="宋体" w:cs="宋体"/>
          <w:sz w:val="24"/>
          <w:szCs w:val="24"/>
          <w:lang w:eastAsia="zh-CN"/>
        </w:rPr>
      </w:pPr>
      <w:r>
        <w:rPr>
          <w:rFonts w:ascii="宋体" w:eastAsia="宋体" w:hAnsi="宋体" w:cs="宋体"/>
          <w:noProof/>
          <w:sz w:val="24"/>
          <w:szCs w:val="24"/>
          <w:lang w:eastAsia="zh-CN"/>
        </w:rPr>
        <w:lastRenderedPageBreak/>
        <w:drawing>
          <wp:inline distT="0" distB="0" distL="0" distR="0" wp14:anchorId="3C4E9F4E" wp14:editId="19B7FFF4">
            <wp:extent cx="5581650" cy="4667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466725"/>
                    </a:xfrm>
                    <a:prstGeom prst="rect">
                      <a:avLst/>
                    </a:prstGeom>
                    <a:noFill/>
                    <a:ln>
                      <a:noFill/>
                    </a:ln>
                  </pic:spPr>
                </pic:pic>
              </a:graphicData>
            </a:graphic>
          </wp:inline>
        </w:drawing>
      </w:r>
      <w:r w:rsidRPr="003A5B7F">
        <w:rPr>
          <w:rFonts w:asciiTheme="minorEastAsia" w:hAnsiTheme="minorEastAsia"/>
          <w:sz w:val="21"/>
          <w:szCs w:val="21"/>
          <w:lang w:eastAsia="zh-CN"/>
        </w:rPr>
        <w:t xml:space="preserve">结果发现是父进程先结束，与上述想法一样，父进程先运行先结束，实际上此时的子进程就变成了所谓的孤儿进程？（父进程先结束而子进程还没有结束） 于是尝试使用work_2_2.c验证父进程是否先结束，即return 0前面加一行父进程号的输出, 结果如下： </w:t>
      </w:r>
    </w:p>
    <w:p w14:paraId="4F2415E7" w14:textId="4945065E" w:rsidR="00902FD8" w:rsidRDefault="00902FD8" w:rsidP="003A5B7F">
      <w:pPr>
        <w:widowControl/>
        <w:spacing w:before="100" w:beforeAutospacing="1" w:after="100" w:afterAutospacing="1" w:line="360" w:lineRule="auto"/>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1B43FA50" wp14:editId="766C5454">
            <wp:extent cx="5581650" cy="619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619125"/>
                    </a:xfrm>
                    <a:prstGeom prst="rect">
                      <a:avLst/>
                    </a:prstGeom>
                    <a:noFill/>
                    <a:ln>
                      <a:noFill/>
                    </a:ln>
                  </pic:spPr>
                </pic:pic>
              </a:graphicData>
            </a:graphic>
          </wp:inline>
        </w:drawing>
      </w:r>
      <w:r w:rsidRPr="003A5B7F">
        <w:rPr>
          <w:rFonts w:asciiTheme="minorEastAsia" w:hAnsiTheme="minorEastAsia"/>
          <w:sz w:val="21"/>
          <w:szCs w:val="21"/>
          <w:lang w:eastAsia="zh-CN"/>
        </w:rPr>
        <w:t>但是发现子进程的</w:t>
      </w:r>
      <w:proofErr w:type="spellStart"/>
      <w:r w:rsidRPr="003A5B7F">
        <w:rPr>
          <w:rFonts w:asciiTheme="minorEastAsia" w:hAnsiTheme="minorEastAsia"/>
          <w:sz w:val="21"/>
          <w:szCs w:val="21"/>
          <w:lang w:eastAsia="zh-CN"/>
        </w:rPr>
        <w:t>ppid</w:t>
      </w:r>
      <w:proofErr w:type="spellEnd"/>
      <w:r w:rsidRPr="003A5B7F">
        <w:rPr>
          <w:rFonts w:asciiTheme="minorEastAsia" w:hAnsiTheme="minorEastAsia"/>
          <w:sz w:val="21"/>
          <w:szCs w:val="21"/>
          <w:lang w:eastAsia="zh-CN"/>
        </w:rPr>
        <w:t xml:space="preserve">依然是父进程，说明父进程并没有结束，子进程并不是孤儿进程，考虑是不是进程加载速度的原因？ 随后再对work_2_2.c进行修改, </w:t>
      </w:r>
      <w:r w:rsidR="00B44B51" w:rsidRPr="003A5B7F">
        <w:rPr>
          <w:rFonts w:asciiTheme="minorEastAsia" w:hAnsiTheme="minorEastAsia" w:hint="eastAsia"/>
          <w:sz w:val="21"/>
          <w:szCs w:val="21"/>
          <w:lang w:eastAsia="zh-CN"/>
        </w:rPr>
        <w:t>把</w:t>
      </w:r>
      <w:r w:rsidRPr="003A5B7F">
        <w:rPr>
          <w:rFonts w:asciiTheme="minorEastAsia" w:hAnsiTheme="minorEastAsia"/>
          <w:sz w:val="21"/>
          <w:szCs w:val="21"/>
          <w:lang w:eastAsia="zh-CN"/>
        </w:rPr>
        <w:t xml:space="preserve">wait(NULL)加在子进程尾部，发现输出如下: </w:t>
      </w:r>
    </w:p>
    <w:p w14:paraId="2106832E" w14:textId="37B655D5" w:rsidR="00902FD8" w:rsidRDefault="00902FD8" w:rsidP="003A5B7F">
      <w:pPr>
        <w:widowControl/>
        <w:spacing w:before="100" w:beforeAutospacing="1" w:after="100" w:afterAutospacing="1" w:line="360" w:lineRule="auto"/>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3668835F" wp14:editId="06392EF0">
            <wp:extent cx="5581650" cy="571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571500"/>
                    </a:xfrm>
                    <a:prstGeom prst="rect">
                      <a:avLst/>
                    </a:prstGeom>
                    <a:noFill/>
                    <a:ln>
                      <a:noFill/>
                    </a:ln>
                  </pic:spPr>
                </pic:pic>
              </a:graphicData>
            </a:graphic>
          </wp:inline>
        </w:drawing>
      </w:r>
      <w:r w:rsidRPr="003A5B7F">
        <w:rPr>
          <w:rFonts w:asciiTheme="minorEastAsia" w:hAnsiTheme="minorEastAsia"/>
          <w:sz w:val="21"/>
          <w:szCs w:val="21"/>
          <w:lang w:eastAsia="zh-CN"/>
        </w:rPr>
        <w:t>此时是父进程已经结束，而子进程变成孤儿进程，但是被挂在1号进程上，由于1号进程回收子进程资源,但是后面发现子进程中调用wait函数实际上是让子进程等待父进程，这样验证不正确。于是</w:t>
      </w:r>
      <w:proofErr w:type="gramStart"/>
      <w:r w:rsidRPr="003A5B7F">
        <w:rPr>
          <w:rFonts w:asciiTheme="minorEastAsia" w:hAnsiTheme="minorEastAsia"/>
          <w:sz w:val="21"/>
          <w:szCs w:val="21"/>
          <w:lang w:eastAsia="zh-CN"/>
        </w:rPr>
        <w:t>改成再子进程</w:t>
      </w:r>
      <w:proofErr w:type="gramEnd"/>
      <w:r w:rsidRPr="003A5B7F">
        <w:rPr>
          <w:rFonts w:asciiTheme="minorEastAsia" w:hAnsiTheme="minorEastAsia"/>
          <w:sz w:val="21"/>
          <w:szCs w:val="21"/>
          <w:lang w:eastAsia="zh-CN"/>
        </w:rPr>
        <w:t>中加循环，让子进程更慢结束，发现子进程</w:t>
      </w:r>
      <w:proofErr w:type="spellStart"/>
      <w:r w:rsidRPr="003A5B7F">
        <w:rPr>
          <w:rFonts w:asciiTheme="minorEastAsia" w:hAnsiTheme="minorEastAsia"/>
          <w:sz w:val="21"/>
          <w:szCs w:val="21"/>
          <w:lang w:eastAsia="zh-CN"/>
        </w:rPr>
        <w:t>ppid</w:t>
      </w:r>
      <w:proofErr w:type="spellEnd"/>
      <w:r w:rsidRPr="003A5B7F">
        <w:rPr>
          <w:rFonts w:asciiTheme="minorEastAsia" w:hAnsiTheme="minorEastAsia"/>
          <w:sz w:val="21"/>
          <w:szCs w:val="21"/>
          <w:lang w:eastAsia="zh-CN"/>
        </w:rPr>
        <w:t>有时候是父进程号，有时候是1号进程,这里就不太懂了，不知道父进程return后到底有没有结束，无法理解。个人猜想是父进程return后并没有马上结束，而是等待一段时间再结束，如果没有等到，则自行结束</w:t>
      </w:r>
    </w:p>
    <w:p w14:paraId="57A3C76C" w14:textId="4AE3D5AF" w:rsidR="00902FD8" w:rsidRDefault="00902FD8" w:rsidP="003A5B7F">
      <w:pPr>
        <w:widowControl/>
        <w:spacing w:before="100" w:beforeAutospacing="1" w:after="100" w:afterAutospacing="1" w:line="360" w:lineRule="auto"/>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1E2A3DAB" wp14:editId="6B1663CD">
            <wp:extent cx="5581650" cy="571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571500"/>
                    </a:xfrm>
                    <a:prstGeom prst="rect">
                      <a:avLst/>
                    </a:prstGeom>
                    <a:noFill/>
                    <a:ln>
                      <a:noFill/>
                    </a:ln>
                  </pic:spPr>
                </pic:pic>
              </a:graphicData>
            </a:graphic>
          </wp:inline>
        </w:drawing>
      </w:r>
    </w:p>
    <w:p w14:paraId="4DCC6213" w14:textId="04B4A40F" w:rsidR="00902FD8" w:rsidRPr="003A5B7F" w:rsidRDefault="00902FD8" w:rsidP="003A5B7F">
      <w:pPr>
        <w:widowControl/>
        <w:spacing w:before="100" w:beforeAutospacing="1" w:after="100" w:afterAutospacing="1" w:line="360" w:lineRule="auto"/>
        <w:rPr>
          <w:rFonts w:ascii="宋体" w:eastAsia="宋体" w:hAnsi="宋体" w:cs="宋体"/>
          <w:sz w:val="21"/>
          <w:szCs w:val="21"/>
          <w:lang w:eastAsia="zh-CN"/>
        </w:rPr>
      </w:pPr>
      <w:r w:rsidRPr="003A5B7F">
        <w:rPr>
          <w:rFonts w:ascii="宋体" w:eastAsia="宋体" w:hAnsi="宋体" w:cs="宋体"/>
          <w:sz w:val="21"/>
          <w:szCs w:val="21"/>
          <w:lang w:eastAsia="zh-CN"/>
        </w:rPr>
        <w:t>查找期间发现两个概念为僵尸进程和孤儿进程：</w:t>
      </w:r>
    </w:p>
    <w:p w14:paraId="34DB4CD1" w14:textId="77777777" w:rsidR="00902FD8" w:rsidRPr="003A5B7F" w:rsidRDefault="00902FD8" w:rsidP="003A5B7F">
      <w:pPr>
        <w:widowControl/>
        <w:numPr>
          <w:ilvl w:val="0"/>
          <w:numId w:val="1"/>
        </w:numPr>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孤儿进程即父进程先结束了子进程处于死循环中等等没有结束，导致父进程先结束，正如上面测试同理，然而这样问题比较小，因为</w:t>
      </w:r>
      <w:proofErr w:type="spellStart"/>
      <w:r w:rsidRPr="003A5B7F">
        <w:rPr>
          <w:rFonts w:asciiTheme="minorEastAsia" w:hAnsiTheme="minorEastAsia"/>
          <w:sz w:val="21"/>
          <w:szCs w:val="21"/>
          <w:lang w:eastAsia="zh-CN"/>
        </w:rPr>
        <w:t>linux</w:t>
      </w:r>
      <w:proofErr w:type="spellEnd"/>
      <w:r w:rsidRPr="003A5B7F">
        <w:rPr>
          <w:rFonts w:asciiTheme="minorEastAsia" w:hAnsiTheme="minorEastAsia"/>
          <w:sz w:val="21"/>
          <w:szCs w:val="21"/>
          <w:lang w:eastAsia="zh-CN"/>
        </w:rPr>
        <w:t>系统会将子进程挂在1号</w:t>
      </w:r>
      <w:proofErr w:type="gramStart"/>
      <w:r w:rsidRPr="003A5B7F">
        <w:rPr>
          <w:rFonts w:asciiTheme="minorEastAsia" w:hAnsiTheme="minorEastAsia"/>
          <w:sz w:val="21"/>
          <w:szCs w:val="21"/>
          <w:lang w:eastAsia="zh-CN"/>
        </w:rPr>
        <w:t>初始进程</w:t>
      </w:r>
      <w:proofErr w:type="gramEnd"/>
      <w:r w:rsidRPr="003A5B7F">
        <w:rPr>
          <w:rFonts w:asciiTheme="minorEastAsia" w:hAnsiTheme="minorEastAsia"/>
          <w:sz w:val="21"/>
          <w:szCs w:val="21"/>
          <w:lang w:eastAsia="zh-CN"/>
        </w:rPr>
        <w:t>中，让1进程回收（1进程永远不会结束）</w:t>
      </w:r>
    </w:p>
    <w:p w14:paraId="43CAE34A" w14:textId="77777777" w:rsidR="00B2230E" w:rsidRPr="003A5B7F" w:rsidRDefault="00902FD8" w:rsidP="003A5B7F">
      <w:pPr>
        <w:widowControl/>
        <w:numPr>
          <w:ilvl w:val="0"/>
          <w:numId w:val="1"/>
        </w:numPr>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僵尸进程即子进程结束但是父进程处于运行状态或者睡眠状态(两种S和D)等等，导致父进程无法回收子进程，则导致子进程无法释放，这样问题很大，子进程内容会一直存在</w:t>
      </w:r>
    </w:p>
    <w:p w14:paraId="23B47DF2" w14:textId="3A1F6A8F" w:rsidR="00902FD8" w:rsidRPr="00497E4E" w:rsidRDefault="00902FD8" w:rsidP="003A5B7F">
      <w:pPr>
        <w:pStyle w:val="6"/>
        <w:spacing w:line="360" w:lineRule="auto"/>
        <w:rPr>
          <w:b w:val="0"/>
          <w:bCs w:val="0"/>
          <w:lang w:eastAsia="zh-CN"/>
        </w:rPr>
      </w:pPr>
      <w:bookmarkStart w:id="15" w:name="_Toc121399420"/>
      <w:r w:rsidRPr="00497E4E">
        <w:rPr>
          <w:b w:val="0"/>
          <w:bCs w:val="0"/>
          <w:lang w:eastAsia="zh-CN"/>
        </w:rPr>
        <w:lastRenderedPageBreak/>
        <w:t>第二步（扩展部分）</w:t>
      </w:r>
      <w:bookmarkEnd w:id="15"/>
    </w:p>
    <w:p w14:paraId="3F019933" w14:textId="77777777" w:rsidR="003B6312" w:rsidRPr="003A5B7F" w:rsidRDefault="00902FD8"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根据实验要求</w:t>
      </w:r>
      <w:r w:rsidR="003B6312" w:rsidRPr="003A5B7F">
        <w:rPr>
          <w:rFonts w:asciiTheme="minorEastAsia" w:hAnsiTheme="minorEastAsia" w:hint="eastAsia"/>
          <w:sz w:val="21"/>
          <w:szCs w:val="21"/>
          <w:lang w:eastAsia="zh-CN"/>
        </w:rPr>
        <w:t>(a</w:t>
      </w:r>
      <w:r w:rsidR="003B6312" w:rsidRPr="003A5B7F">
        <w:rPr>
          <w:rFonts w:asciiTheme="minorEastAsia" w:hAnsiTheme="minorEastAsia"/>
          <w:sz w:val="21"/>
          <w:szCs w:val="21"/>
          <w:lang w:eastAsia="zh-CN"/>
        </w:rPr>
        <w:t>)</w:t>
      </w:r>
      <w:r w:rsidRPr="003A5B7F">
        <w:rPr>
          <w:rFonts w:asciiTheme="minorEastAsia" w:hAnsiTheme="minorEastAsia"/>
          <w:sz w:val="21"/>
          <w:szCs w:val="21"/>
          <w:lang w:eastAsia="zh-CN"/>
        </w:rPr>
        <w:t>添加一个全局变量并在父进程和子进程中对这个变量做不同操作，输出操作结果并解释，同时输出两种变量的地址观察并分析；</w:t>
      </w:r>
    </w:p>
    <w:p w14:paraId="1E495515" w14:textId="19E69C29" w:rsidR="00B2230E" w:rsidRPr="003A5B7F" w:rsidRDefault="00902FD8"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 xml:space="preserve">于是在work_3.c中加入全局变量int </w:t>
      </w:r>
      <w:proofErr w:type="spellStart"/>
      <w:r w:rsidRPr="003A5B7F">
        <w:rPr>
          <w:rFonts w:asciiTheme="minorEastAsia" w:hAnsiTheme="minorEastAsia"/>
          <w:sz w:val="21"/>
          <w:szCs w:val="21"/>
          <w:lang w:eastAsia="zh-CN"/>
        </w:rPr>
        <w:t>i</w:t>
      </w:r>
      <w:proofErr w:type="spellEnd"/>
      <w:r w:rsidRPr="003A5B7F">
        <w:rPr>
          <w:rFonts w:asciiTheme="minorEastAsia" w:hAnsiTheme="minorEastAsia"/>
          <w:sz w:val="21"/>
          <w:szCs w:val="21"/>
          <w:lang w:eastAsia="zh-CN"/>
        </w:rPr>
        <w:t xml:space="preserve"> = 0，同时为了输出结果方便阅读，将程序中</w:t>
      </w:r>
      <w:proofErr w:type="spellStart"/>
      <w:r w:rsidRPr="003A5B7F">
        <w:rPr>
          <w:rFonts w:asciiTheme="minorEastAsia" w:hAnsiTheme="minorEastAsia"/>
          <w:sz w:val="21"/>
          <w:szCs w:val="21"/>
          <w:lang w:eastAsia="zh-CN"/>
        </w:rPr>
        <w:t>printf</w:t>
      </w:r>
      <w:proofErr w:type="spellEnd"/>
      <w:r w:rsidRPr="003A5B7F">
        <w:rPr>
          <w:rFonts w:asciiTheme="minorEastAsia" w:hAnsiTheme="minorEastAsia"/>
          <w:sz w:val="21"/>
          <w:szCs w:val="21"/>
          <w:lang w:eastAsia="zh-CN"/>
        </w:rPr>
        <w:t>中均加了换行符，在父进程操作后加了wait()函数保证子进程</w:t>
      </w:r>
      <w:proofErr w:type="gramStart"/>
      <w:r w:rsidRPr="003A5B7F">
        <w:rPr>
          <w:rFonts w:asciiTheme="minorEastAsia" w:hAnsiTheme="minorEastAsia"/>
          <w:sz w:val="21"/>
          <w:szCs w:val="21"/>
          <w:lang w:eastAsia="zh-CN"/>
        </w:rPr>
        <w:t>一定比父进程</w:t>
      </w:r>
      <w:proofErr w:type="gramEnd"/>
      <w:r w:rsidRPr="003A5B7F">
        <w:rPr>
          <w:rFonts w:asciiTheme="minorEastAsia" w:hAnsiTheme="minorEastAsia"/>
          <w:sz w:val="21"/>
          <w:szCs w:val="21"/>
          <w:lang w:eastAsia="zh-CN"/>
        </w:rPr>
        <w:t>先结束（安全),输出结果如下：</w:t>
      </w:r>
    </w:p>
    <w:p w14:paraId="5E507B83" w14:textId="741054C3" w:rsidR="00902FD8" w:rsidRPr="003A5B7F" w:rsidRDefault="00B2230E" w:rsidP="003A5B7F">
      <w:pPr>
        <w:spacing w:line="360" w:lineRule="auto"/>
        <w:rPr>
          <w:rFonts w:asciiTheme="minorEastAsia" w:hAnsiTheme="minorEastAsia"/>
          <w:sz w:val="21"/>
          <w:szCs w:val="21"/>
          <w:lang w:eastAsia="zh-CN"/>
        </w:rPr>
      </w:pPr>
      <w:r>
        <w:rPr>
          <w:rFonts w:ascii="宋体" w:eastAsia="宋体" w:hAnsi="宋体" w:cs="宋体"/>
          <w:noProof/>
          <w:sz w:val="24"/>
          <w:szCs w:val="24"/>
          <w:lang w:eastAsia="zh-CN"/>
        </w:rPr>
        <w:drawing>
          <wp:inline distT="0" distB="0" distL="0" distR="0" wp14:anchorId="1B29A550" wp14:editId="27B7AB5B">
            <wp:extent cx="5086350" cy="2009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2009775"/>
                    </a:xfrm>
                    <a:prstGeom prst="rect">
                      <a:avLst/>
                    </a:prstGeom>
                    <a:noFill/>
                    <a:ln>
                      <a:noFill/>
                    </a:ln>
                  </pic:spPr>
                </pic:pic>
              </a:graphicData>
            </a:graphic>
          </wp:inline>
        </w:drawing>
      </w:r>
      <w:r w:rsidR="00902FD8" w:rsidRPr="00902FD8">
        <w:rPr>
          <w:rFonts w:ascii="宋体" w:eastAsia="宋体" w:hAnsi="宋体" w:cs="宋体"/>
          <w:sz w:val="24"/>
          <w:szCs w:val="24"/>
          <w:lang w:eastAsia="zh-CN"/>
        </w:rPr>
        <w:fldChar w:fldCharType="begin"/>
      </w:r>
      <w:r w:rsidR="00902FD8" w:rsidRPr="00902FD8">
        <w:rPr>
          <w:rFonts w:ascii="宋体" w:eastAsia="宋体" w:hAnsi="宋体" w:cs="宋体"/>
          <w:sz w:val="24"/>
          <w:szCs w:val="24"/>
          <w:lang w:eastAsia="zh-CN"/>
        </w:rPr>
        <w:instrText xml:space="preserve"> INCLUDEPICTURE "file://C:%5CUsers%5CLenovo%5CDesktop%5C%E6%93%8D%E4%BD%9C%E7%B3%BB%E7%BB%9F%5C%E7%AC%AC%E4%B8%80%E6%AC%A1%E5%AE%9E%E9%AA%8C%5Cphotos%5Cwork_3.png?msec=1667634698084" \* MERGEFORMATINET </w:instrText>
      </w:r>
      <w:r w:rsidR="00902FD8" w:rsidRPr="00902FD8">
        <w:rPr>
          <w:rFonts w:ascii="宋体" w:eastAsia="宋体" w:hAnsi="宋体" w:cs="宋体"/>
          <w:sz w:val="24"/>
          <w:szCs w:val="24"/>
          <w:lang w:eastAsia="zh-CN"/>
        </w:rPr>
        <w:fldChar w:fldCharType="separate"/>
      </w:r>
      <w:r w:rsidR="00000000">
        <w:rPr>
          <w:rFonts w:ascii="宋体" w:eastAsia="宋体" w:hAnsi="宋体" w:cs="宋体"/>
          <w:sz w:val="24"/>
          <w:szCs w:val="24"/>
          <w:lang w:eastAsia="zh-CN"/>
        </w:rPr>
        <w:pict w14:anchorId="0AB58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902FD8" w:rsidRPr="00902FD8">
        <w:rPr>
          <w:rFonts w:ascii="宋体" w:eastAsia="宋体" w:hAnsi="宋体" w:cs="宋体"/>
          <w:sz w:val="24"/>
          <w:szCs w:val="24"/>
          <w:lang w:eastAsia="zh-CN"/>
        </w:rPr>
        <w:fldChar w:fldCharType="end"/>
      </w:r>
      <w:r w:rsidR="00902FD8" w:rsidRPr="00902FD8">
        <w:rPr>
          <w:rFonts w:ascii="宋体" w:eastAsia="宋体" w:hAnsi="宋体" w:cs="宋体"/>
          <w:sz w:val="24"/>
          <w:szCs w:val="24"/>
          <w:lang w:eastAsia="zh-CN"/>
        </w:rPr>
        <w:br/>
      </w:r>
      <w:r w:rsidR="00902FD8" w:rsidRPr="003A5B7F">
        <w:rPr>
          <w:rFonts w:asciiTheme="minorEastAsia" w:hAnsiTheme="minorEastAsia"/>
          <w:sz w:val="21"/>
          <w:szCs w:val="21"/>
          <w:lang w:eastAsia="zh-CN"/>
        </w:rPr>
        <w:t>结果分析如下： 可以看出fork()</w:t>
      </w:r>
      <w:proofErr w:type="gramStart"/>
      <w:r w:rsidR="00902FD8" w:rsidRPr="003A5B7F">
        <w:rPr>
          <w:rFonts w:asciiTheme="minorEastAsia" w:hAnsiTheme="minorEastAsia"/>
          <w:sz w:val="21"/>
          <w:szCs w:val="21"/>
          <w:lang w:eastAsia="zh-CN"/>
        </w:rPr>
        <w:t>之后子</w:t>
      </w:r>
      <w:proofErr w:type="gramEnd"/>
      <w:r w:rsidR="00902FD8" w:rsidRPr="003A5B7F">
        <w:rPr>
          <w:rFonts w:asciiTheme="minorEastAsia" w:hAnsiTheme="minorEastAsia"/>
          <w:sz w:val="21"/>
          <w:szCs w:val="21"/>
          <w:lang w:eastAsia="zh-CN"/>
        </w:rPr>
        <w:t>进程继承了父进程的各种资源，比如全局变量</w:t>
      </w:r>
      <w:proofErr w:type="spellStart"/>
      <w:r w:rsidR="00902FD8" w:rsidRPr="003A5B7F">
        <w:rPr>
          <w:rFonts w:asciiTheme="minorEastAsia" w:hAnsiTheme="minorEastAsia"/>
          <w:sz w:val="21"/>
          <w:szCs w:val="21"/>
          <w:lang w:eastAsia="zh-CN"/>
        </w:rPr>
        <w:t>i</w:t>
      </w:r>
      <w:proofErr w:type="spellEnd"/>
      <w:r w:rsidR="00902FD8" w:rsidRPr="003A5B7F">
        <w:rPr>
          <w:rFonts w:asciiTheme="minorEastAsia" w:hAnsiTheme="minorEastAsia"/>
          <w:sz w:val="21"/>
          <w:szCs w:val="21"/>
          <w:lang w:eastAsia="zh-CN"/>
        </w:rPr>
        <w:t>, 可以明显通过父子进程操作(</w:t>
      </w:r>
      <w:proofErr w:type="spellStart"/>
      <w:r w:rsidR="00902FD8" w:rsidRPr="003A5B7F">
        <w:rPr>
          <w:rFonts w:asciiTheme="minorEastAsia" w:hAnsiTheme="minorEastAsia"/>
          <w:sz w:val="21"/>
          <w:szCs w:val="21"/>
          <w:lang w:eastAsia="zh-CN"/>
        </w:rPr>
        <w:t>i</w:t>
      </w:r>
      <w:proofErr w:type="spellEnd"/>
      <w:r w:rsidR="00902FD8" w:rsidRPr="003A5B7F">
        <w:rPr>
          <w:rFonts w:asciiTheme="minorEastAsia" w:hAnsiTheme="minorEastAsia"/>
          <w:sz w:val="21"/>
          <w:szCs w:val="21"/>
          <w:lang w:eastAsia="zh-CN"/>
        </w:rPr>
        <w:t>--和</w:t>
      </w:r>
      <w:proofErr w:type="spellStart"/>
      <w:r w:rsidR="00902FD8" w:rsidRPr="003A5B7F">
        <w:rPr>
          <w:rFonts w:asciiTheme="minorEastAsia" w:hAnsiTheme="minorEastAsia"/>
          <w:sz w:val="21"/>
          <w:szCs w:val="21"/>
          <w:lang w:eastAsia="zh-CN"/>
        </w:rPr>
        <w:t>i</w:t>
      </w:r>
      <w:proofErr w:type="spellEnd"/>
      <w:r w:rsidR="00902FD8" w:rsidRPr="003A5B7F">
        <w:rPr>
          <w:rFonts w:asciiTheme="minorEastAsia" w:hAnsiTheme="minorEastAsia"/>
          <w:sz w:val="21"/>
          <w:szCs w:val="21"/>
          <w:lang w:eastAsia="zh-CN"/>
        </w:rPr>
        <w:t>++)和</w:t>
      </w:r>
      <w:proofErr w:type="gramStart"/>
      <w:r w:rsidR="00902FD8" w:rsidRPr="003A5B7F">
        <w:rPr>
          <w:rFonts w:asciiTheme="minorEastAsia" w:hAnsiTheme="minorEastAsia"/>
          <w:sz w:val="21"/>
          <w:szCs w:val="21"/>
          <w:lang w:eastAsia="zh-CN"/>
        </w:rPr>
        <w:t>输出看出</w:t>
      </w:r>
      <w:proofErr w:type="gramEnd"/>
      <w:r w:rsidR="00902FD8" w:rsidRPr="003A5B7F">
        <w:rPr>
          <w:rFonts w:asciiTheme="minorEastAsia" w:hAnsiTheme="minorEastAsia"/>
          <w:sz w:val="21"/>
          <w:szCs w:val="21"/>
          <w:lang w:eastAsia="zh-CN"/>
        </w:rPr>
        <w:t>父子进程中</w:t>
      </w:r>
      <w:proofErr w:type="spellStart"/>
      <w:r w:rsidR="00902FD8" w:rsidRPr="003A5B7F">
        <w:rPr>
          <w:rFonts w:asciiTheme="minorEastAsia" w:hAnsiTheme="minorEastAsia"/>
          <w:sz w:val="21"/>
          <w:szCs w:val="21"/>
          <w:lang w:eastAsia="zh-CN"/>
        </w:rPr>
        <w:t>i</w:t>
      </w:r>
      <w:proofErr w:type="spellEnd"/>
      <w:r w:rsidR="00902FD8" w:rsidRPr="003A5B7F">
        <w:rPr>
          <w:rFonts w:asciiTheme="minorEastAsia" w:hAnsiTheme="minorEastAsia"/>
          <w:sz w:val="21"/>
          <w:szCs w:val="21"/>
          <w:lang w:eastAsia="zh-CN"/>
        </w:rPr>
        <w:t>是两个变量，相当于是父进程子进程各对自己进程的</w:t>
      </w:r>
      <w:proofErr w:type="spellStart"/>
      <w:r w:rsidR="00902FD8" w:rsidRPr="003A5B7F">
        <w:rPr>
          <w:rFonts w:asciiTheme="minorEastAsia" w:hAnsiTheme="minorEastAsia"/>
          <w:sz w:val="21"/>
          <w:szCs w:val="21"/>
          <w:lang w:eastAsia="zh-CN"/>
        </w:rPr>
        <w:t>i</w:t>
      </w:r>
      <w:proofErr w:type="spellEnd"/>
      <w:r w:rsidR="00902FD8" w:rsidRPr="003A5B7F">
        <w:rPr>
          <w:rFonts w:asciiTheme="minorEastAsia" w:hAnsiTheme="minorEastAsia"/>
          <w:sz w:val="21"/>
          <w:szCs w:val="21"/>
          <w:lang w:eastAsia="zh-CN"/>
        </w:rPr>
        <w:t>变量进行操作，互不干扰 而对于地址来说，两个</w:t>
      </w:r>
      <w:proofErr w:type="spellStart"/>
      <w:r w:rsidR="00902FD8" w:rsidRPr="003A5B7F">
        <w:rPr>
          <w:rFonts w:asciiTheme="minorEastAsia" w:hAnsiTheme="minorEastAsia"/>
          <w:sz w:val="21"/>
          <w:szCs w:val="21"/>
          <w:lang w:eastAsia="zh-CN"/>
        </w:rPr>
        <w:t>i</w:t>
      </w:r>
      <w:proofErr w:type="spellEnd"/>
      <w:r w:rsidR="00902FD8" w:rsidRPr="003A5B7F">
        <w:rPr>
          <w:rFonts w:asciiTheme="minorEastAsia" w:hAnsiTheme="minorEastAsia"/>
          <w:sz w:val="21"/>
          <w:szCs w:val="21"/>
          <w:lang w:eastAsia="zh-CN"/>
        </w:rPr>
        <w:t>的虚拟地址相同，但从输出结果来看两个</w:t>
      </w:r>
      <w:proofErr w:type="spellStart"/>
      <w:r w:rsidR="00902FD8" w:rsidRPr="003A5B7F">
        <w:rPr>
          <w:rFonts w:asciiTheme="minorEastAsia" w:hAnsiTheme="minorEastAsia"/>
          <w:sz w:val="21"/>
          <w:szCs w:val="21"/>
          <w:lang w:eastAsia="zh-CN"/>
        </w:rPr>
        <w:t>i</w:t>
      </w:r>
      <w:proofErr w:type="spellEnd"/>
      <w:r w:rsidR="00902FD8" w:rsidRPr="003A5B7F">
        <w:rPr>
          <w:rFonts w:asciiTheme="minorEastAsia" w:hAnsiTheme="minorEastAsia"/>
          <w:sz w:val="21"/>
          <w:szCs w:val="21"/>
          <w:lang w:eastAsia="zh-CN"/>
        </w:rPr>
        <w:t>并不是存储在同一位置的</w:t>
      </w:r>
      <w:proofErr w:type="spellStart"/>
      <w:r w:rsidR="00902FD8" w:rsidRPr="003A5B7F">
        <w:rPr>
          <w:rFonts w:asciiTheme="minorEastAsia" w:hAnsiTheme="minorEastAsia"/>
          <w:sz w:val="21"/>
          <w:szCs w:val="21"/>
          <w:lang w:eastAsia="zh-CN"/>
        </w:rPr>
        <w:t>i</w:t>
      </w:r>
      <w:proofErr w:type="spellEnd"/>
      <w:r w:rsidR="00902FD8" w:rsidRPr="003A5B7F">
        <w:rPr>
          <w:rFonts w:asciiTheme="minorEastAsia" w:hAnsiTheme="minorEastAsia"/>
          <w:sz w:val="21"/>
          <w:szCs w:val="21"/>
          <w:lang w:eastAsia="zh-CN"/>
        </w:rPr>
        <w:t>，查阅后发现，是</w:t>
      </w:r>
      <w:proofErr w:type="spellStart"/>
      <w:r w:rsidR="00902FD8" w:rsidRPr="003A5B7F">
        <w:rPr>
          <w:rFonts w:asciiTheme="minorEastAsia" w:hAnsiTheme="minorEastAsia"/>
          <w:sz w:val="21"/>
          <w:szCs w:val="21"/>
          <w:lang w:eastAsia="zh-CN"/>
        </w:rPr>
        <w:t>os</w:t>
      </w:r>
      <w:proofErr w:type="spellEnd"/>
      <w:r w:rsidR="00902FD8" w:rsidRPr="003A5B7F">
        <w:rPr>
          <w:rFonts w:asciiTheme="minorEastAsia" w:hAnsiTheme="minorEastAsia"/>
          <w:sz w:val="21"/>
          <w:szCs w:val="21"/>
          <w:lang w:eastAsia="zh-CN"/>
        </w:rPr>
        <w:t>的内存管理机制，让虚拟地址虽然相同但却映射到不同的物理地址上</w:t>
      </w:r>
    </w:p>
    <w:p w14:paraId="1D772226" w14:textId="77777777" w:rsidR="003B6312" w:rsidRPr="003A5B7F" w:rsidRDefault="00902FD8"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根据实验要求</w:t>
      </w:r>
      <w:r w:rsidR="003B6312" w:rsidRPr="003A5B7F">
        <w:rPr>
          <w:rFonts w:asciiTheme="minorEastAsia" w:hAnsiTheme="minorEastAsia" w:hint="eastAsia"/>
          <w:sz w:val="21"/>
          <w:szCs w:val="21"/>
          <w:lang w:eastAsia="zh-CN"/>
        </w:rPr>
        <w:t>(</w:t>
      </w:r>
      <w:r w:rsidR="003B6312" w:rsidRPr="003A5B7F">
        <w:rPr>
          <w:rFonts w:asciiTheme="minorEastAsia" w:hAnsiTheme="minorEastAsia"/>
          <w:sz w:val="21"/>
          <w:szCs w:val="21"/>
          <w:lang w:eastAsia="zh-CN"/>
        </w:rPr>
        <w:t>b)</w:t>
      </w:r>
      <w:r w:rsidRPr="003A5B7F">
        <w:rPr>
          <w:rFonts w:asciiTheme="minorEastAsia" w:hAnsiTheme="minorEastAsia"/>
          <w:sz w:val="21"/>
          <w:szCs w:val="21"/>
          <w:lang w:eastAsia="zh-CN"/>
        </w:rPr>
        <w:t>，在return前增加对全局变量的操作并输出结果</w:t>
      </w:r>
      <w:r w:rsidR="003B6312" w:rsidRPr="003A5B7F">
        <w:rPr>
          <w:rFonts w:asciiTheme="minorEastAsia" w:hAnsiTheme="minorEastAsia" w:hint="eastAsia"/>
          <w:sz w:val="21"/>
          <w:szCs w:val="21"/>
          <w:lang w:eastAsia="zh-CN"/>
        </w:rPr>
        <w:t>,观察并解释;</w:t>
      </w:r>
    </w:p>
    <w:p w14:paraId="5038BF7D" w14:textId="23E036DE" w:rsidR="00B2230E" w:rsidRPr="003A5B7F" w:rsidRDefault="00902FD8"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同时在return前加了对</w:t>
      </w:r>
      <w:proofErr w:type="spellStart"/>
      <w:r w:rsidRPr="003A5B7F">
        <w:rPr>
          <w:rFonts w:asciiTheme="minorEastAsia" w:hAnsiTheme="minorEastAsia"/>
          <w:sz w:val="21"/>
          <w:szCs w:val="21"/>
          <w:lang w:eastAsia="zh-CN"/>
        </w:rPr>
        <w:t>i</w:t>
      </w:r>
      <w:proofErr w:type="spellEnd"/>
      <w:r w:rsidRPr="003A5B7F">
        <w:rPr>
          <w:rFonts w:asciiTheme="minorEastAsia" w:hAnsiTheme="minorEastAsia"/>
          <w:sz w:val="21"/>
          <w:szCs w:val="21"/>
          <w:lang w:eastAsia="zh-CN"/>
        </w:rPr>
        <w:t>的操作（</w:t>
      </w:r>
      <w:proofErr w:type="spellStart"/>
      <w:r w:rsidRPr="003A5B7F">
        <w:rPr>
          <w:rFonts w:asciiTheme="minorEastAsia" w:hAnsiTheme="minorEastAsia"/>
          <w:sz w:val="21"/>
          <w:szCs w:val="21"/>
          <w:lang w:eastAsia="zh-CN"/>
        </w:rPr>
        <w:t>i</w:t>
      </w:r>
      <w:proofErr w:type="spellEnd"/>
      <w:r w:rsidRPr="003A5B7F">
        <w:rPr>
          <w:rFonts w:asciiTheme="minorEastAsia" w:hAnsiTheme="minorEastAsia"/>
          <w:sz w:val="21"/>
          <w:szCs w:val="21"/>
          <w:lang w:eastAsia="zh-CN"/>
        </w:rPr>
        <w:t>--，为了父子进程区分)和输出, 输出结果如下:</w:t>
      </w:r>
    </w:p>
    <w:p w14:paraId="0567865A" w14:textId="275A07E0" w:rsidR="00B2230E" w:rsidRPr="00B2230E" w:rsidRDefault="00B2230E" w:rsidP="003A5B7F">
      <w:pPr>
        <w:widowControl/>
        <w:spacing w:before="100" w:beforeAutospacing="1" w:after="100" w:afterAutospacing="1" w:line="360" w:lineRule="auto"/>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3596D274" wp14:editId="3F9177F4">
            <wp:extent cx="5076825"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1924050"/>
                    </a:xfrm>
                    <a:prstGeom prst="rect">
                      <a:avLst/>
                    </a:prstGeom>
                    <a:noFill/>
                    <a:ln>
                      <a:noFill/>
                    </a:ln>
                  </pic:spPr>
                </pic:pic>
              </a:graphicData>
            </a:graphic>
          </wp:inline>
        </w:drawing>
      </w:r>
    </w:p>
    <w:p w14:paraId="6382BDD9" w14:textId="649A8E5C" w:rsidR="00B2230E" w:rsidRPr="003A5B7F" w:rsidRDefault="00902FD8"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结果分析如下: return前操作为</w:t>
      </w:r>
      <w:proofErr w:type="spellStart"/>
      <w:r w:rsidRPr="003A5B7F">
        <w:rPr>
          <w:rFonts w:asciiTheme="minorEastAsia" w:hAnsiTheme="minorEastAsia"/>
          <w:sz w:val="21"/>
          <w:szCs w:val="21"/>
          <w:lang w:eastAsia="zh-CN"/>
        </w:rPr>
        <w:t>i</w:t>
      </w:r>
      <w:proofErr w:type="spellEnd"/>
      <w:r w:rsidRPr="003A5B7F">
        <w:rPr>
          <w:rFonts w:asciiTheme="minorEastAsia" w:hAnsiTheme="minorEastAsia"/>
          <w:sz w:val="21"/>
          <w:szCs w:val="21"/>
          <w:lang w:eastAsia="zh-CN"/>
        </w:rPr>
        <w:t>--, 父进程在else代码块中等待子进程结束的信号，所以子</w:t>
      </w:r>
      <w:r w:rsidRPr="003A5B7F">
        <w:rPr>
          <w:rFonts w:asciiTheme="minorEastAsia" w:hAnsiTheme="minorEastAsia"/>
          <w:sz w:val="21"/>
          <w:szCs w:val="21"/>
          <w:lang w:eastAsia="zh-CN"/>
        </w:rPr>
        <w:lastRenderedPageBreak/>
        <w:t>进程先运行到return，所以先输出子进程的</w:t>
      </w:r>
      <w:proofErr w:type="spellStart"/>
      <w:r w:rsidRPr="003A5B7F">
        <w:rPr>
          <w:rFonts w:asciiTheme="minorEastAsia" w:hAnsiTheme="minorEastAsia"/>
          <w:sz w:val="21"/>
          <w:szCs w:val="21"/>
          <w:lang w:eastAsia="zh-CN"/>
        </w:rPr>
        <w:t>i</w:t>
      </w:r>
      <w:proofErr w:type="spellEnd"/>
      <w:r w:rsidRPr="003A5B7F">
        <w:rPr>
          <w:rFonts w:asciiTheme="minorEastAsia" w:hAnsiTheme="minorEastAsia"/>
          <w:sz w:val="21"/>
          <w:szCs w:val="21"/>
          <w:lang w:eastAsia="zh-CN"/>
        </w:rPr>
        <w:t>=0(子进程中</w:t>
      </w:r>
      <w:proofErr w:type="spellStart"/>
      <w:r w:rsidRPr="003A5B7F">
        <w:rPr>
          <w:rFonts w:asciiTheme="minorEastAsia" w:hAnsiTheme="minorEastAsia"/>
          <w:sz w:val="21"/>
          <w:szCs w:val="21"/>
          <w:lang w:eastAsia="zh-CN"/>
        </w:rPr>
        <w:t>i</w:t>
      </w:r>
      <w:proofErr w:type="spellEnd"/>
      <w:r w:rsidRPr="003A5B7F">
        <w:rPr>
          <w:rFonts w:asciiTheme="minorEastAsia" w:hAnsiTheme="minorEastAsia"/>
          <w:sz w:val="21"/>
          <w:szCs w:val="21"/>
          <w:lang w:eastAsia="zh-CN"/>
        </w:rPr>
        <w:t>=1),后父进程收到信号后继续运行，所以后输出父进程的</w:t>
      </w:r>
      <w:proofErr w:type="spellStart"/>
      <w:r w:rsidRPr="003A5B7F">
        <w:rPr>
          <w:rFonts w:asciiTheme="minorEastAsia" w:hAnsiTheme="minorEastAsia"/>
          <w:sz w:val="21"/>
          <w:szCs w:val="21"/>
          <w:lang w:eastAsia="zh-CN"/>
        </w:rPr>
        <w:t>i</w:t>
      </w:r>
      <w:proofErr w:type="spellEnd"/>
      <w:r w:rsidRPr="003A5B7F">
        <w:rPr>
          <w:rFonts w:asciiTheme="minorEastAsia" w:hAnsiTheme="minorEastAsia"/>
          <w:sz w:val="21"/>
          <w:szCs w:val="21"/>
          <w:lang w:eastAsia="zh-CN"/>
        </w:rPr>
        <w:t>=-2(父进程中</w:t>
      </w:r>
      <w:proofErr w:type="spellStart"/>
      <w:r w:rsidRPr="003A5B7F">
        <w:rPr>
          <w:rFonts w:asciiTheme="minorEastAsia" w:hAnsiTheme="minorEastAsia"/>
          <w:sz w:val="21"/>
          <w:szCs w:val="21"/>
          <w:lang w:eastAsia="zh-CN"/>
        </w:rPr>
        <w:t>i</w:t>
      </w:r>
      <w:proofErr w:type="spellEnd"/>
      <w:r w:rsidRPr="003A5B7F">
        <w:rPr>
          <w:rFonts w:asciiTheme="minorEastAsia" w:hAnsiTheme="minorEastAsia"/>
          <w:sz w:val="21"/>
          <w:szCs w:val="21"/>
          <w:lang w:eastAsia="zh-CN"/>
        </w:rPr>
        <w:t>=-1)</w:t>
      </w:r>
    </w:p>
    <w:p w14:paraId="0847CBD0" w14:textId="03A4C00C" w:rsidR="00902FD8" w:rsidRPr="003A5B7F" w:rsidRDefault="00902FD8"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根据实验要求</w:t>
      </w:r>
      <w:r w:rsidR="003B6312" w:rsidRPr="003A5B7F">
        <w:rPr>
          <w:rFonts w:asciiTheme="minorEastAsia" w:hAnsiTheme="minorEastAsia" w:hint="eastAsia"/>
          <w:sz w:val="21"/>
          <w:szCs w:val="21"/>
          <w:lang w:eastAsia="zh-CN"/>
        </w:rPr>
        <w:t>(</w:t>
      </w:r>
      <w:r w:rsidR="003B6312" w:rsidRPr="003A5B7F">
        <w:rPr>
          <w:rFonts w:asciiTheme="minorEastAsia" w:hAnsiTheme="minorEastAsia"/>
          <w:sz w:val="21"/>
          <w:szCs w:val="21"/>
          <w:lang w:eastAsia="zh-CN"/>
        </w:rPr>
        <w:t>c)</w:t>
      </w:r>
      <w:r w:rsidRPr="003A5B7F">
        <w:rPr>
          <w:rFonts w:asciiTheme="minorEastAsia" w:hAnsiTheme="minorEastAsia"/>
          <w:sz w:val="21"/>
          <w:szCs w:val="21"/>
          <w:lang w:eastAsia="zh-CN"/>
        </w:rPr>
        <w:t>，修改程序体会在子进程中调用system函数和在子进程中调</w:t>
      </w:r>
      <w:r w:rsidR="003B6312" w:rsidRPr="003A5B7F">
        <w:rPr>
          <w:rFonts w:asciiTheme="minorEastAsia" w:hAnsiTheme="minorEastAsia" w:hint="eastAsia"/>
          <w:sz w:val="21"/>
          <w:szCs w:val="21"/>
          <w:lang w:eastAsia="zh-CN"/>
        </w:rPr>
        <w:t>用</w:t>
      </w:r>
      <w:r w:rsidRPr="003A5B7F">
        <w:rPr>
          <w:rFonts w:asciiTheme="minorEastAsia" w:hAnsiTheme="minorEastAsia"/>
          <w:sz w:val="21"/>
          <w:szCs w:val="21"/>
          <w:lang w:eastAsia="zh-CN"/>
        </w:rPr>
        <w:t>exec族函数执行自己写的一段程序</w:t>
      </w:r>
      <w:r w:rsidR="003B6312" w:rsidRPr="003A5B7F">
        <w:rPr>
          <w:rFonts w:asciiTheme="minorEastAsia" w:hAnsiTheme="minorEastAsia" w:hint="eastAsia"/>
          <w:sz w:val="21"/>
          <w:szCs w:val="21"/>
          <w:lang w:eastAsia="zh-CN"/>
        </w:rPr>
        <w:t>，在此程序中输出进程PID进行比较并说明原因；</w:t>
      </w:r>
    </w:p>
    <w:p w14:paraId="4562A6F4" w14:textId="1CB7DEE2" w:rsidR="00902FD8" w:rsidRDefault="00902FD8"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自己写的程序</w:t>
      </w:r>
      <w:proofErr w:type="spellStart"/>
      <w:r w:rsidRPr="003A5B7F">
        <w:rPr>
          <w:rFonts w:asciiTheme="minorEastAsia" w:hAnsiTheme="minorEastAsia"/>
          <w:sz w:val="21"/>
          <w:szCs w:val="21"/>
          <w:lang w:eastAsia="zh-CN"/>
        </w:rPr>
        <w:t>helloworld</w:t>
      </w:r>
      <w:proofErr w:type="spellEnd"/>
      <w:r w:rsidRPr="003A5B7F">
        <w:rPr>
          <w:rFonts w:asciiTheme="minorEastAsia" w:hAnsiTheme="minorEastAsia"/>
          <w:sz w:val="21"/>
          <w:szCs w:val="21"/>
          <w:lang w:eastAsia="zh-CN"/>
        </w:rPr>
        <w:t>如下:</w:t>
      </w:r>
    </w:p>
    <w:p w14:paraId="20632E26"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i/>
          <w:iCs/>
          <w:color w:val="89DDFF"/>
          <w:sz w:val="21"/>
          <w:szCs w:val="21"/>
          <w:lang w:eastAsia="zh-CN"/>
        </w:rPr>
        <w:t>#include</w:t>
      </w:r>
      <w:r w:rsidRPr="0047678D">
        <w:rPr>
          <w:rFonts w:ascii="Consolas" w:eastAsia="宋体" w:hAnsi="Consolas" w:cs="宋体"/>
          <w:color w:val="89DDFF"/>
          <w:sz w:val="21"/>
          <w:szCs w:val="21"/>
          <w:lang w:eastAsia="zh-CN"/>
        </w:rPr>
        <w:t>&lt;</w:t>
      </w:r>
      <w:r w:rsidRPr="0047678D">
        <w:rPr>
          <w:rFonts w:ascii="Consolas" w:eastAsia="宋体" w:hAnsi="Consolas" w:cs="宋体"/>
          <w:color w:val="C3E88D"/>
          <w:sz w:val="21"/>
          <w:szCs w:val="21"/>
          <w:lang w:eastAsia="zh-CN"/>
        </w:rPr>
        <w:t>stdio.h</w:t>
      </w:r>
      <w:r w:rsidRPr="0047678D">
        <w:rPr>
          <w:rFonts w:ascii="Consolas" w:eastAsia="宋体" w:hAnsi="Consolas" w:cs="宋体"/>
          <w:color w:val="89DDFF"/>
          <w:sz w:val="21"/>
          <w:szCs w:val="21"/>
          <w:lang w:eastAsia="zh-CN"/>
        </w:rPr>
        <w:t>&gt;</w:t>
      </w:r>
    </w:p>
    <w:p w14:paraId="17EE2FE3"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i/>
          <w:iCs/>
          <w:color w:val="89DDFF"/>
          <w:sz w:val="21"/>
          <w:szCs w:val="21"/>
          <w:lang w:eastAsia="zh-CN"/>
        </w:rPr>
        <w:t>#include</w:t>
      </w:r>
      <w:r w:rsidRPr="0047678D">
        <w:rPr>
          <w:rFonts w:ascii="Consolas" w:eastAsia="宋体" w:hAnsi="Consolas" w:cs="宋体"/>
          <w:color w:val="A6ACCD"/>
          <w:sz w:val="21"/>
          <w:szCs w:val="21"/>
          <w:lang w:eastAsia="zh-CN"/>
        </w:rPr>
        <w:t xml:space="preserve"> </w:t>
      </w:r>
      <w:r w:rsidRPr="0047678D">
        <w:rPr>
          <w:rFonts w:ascii="Consolas" w:eastAsia="宋体" w:hAnsi="Consolas" w:cs="宋体"/>
          <w:color w:val="89DDFF"/>
          <w:sz w:val="21"/>
          <w:szCs w:val="21"/>
          <w:lang w:eastAsia="zh-CN"/>
        </w:rPr>
        <w:t>&lt;</w:t>
      </w:r>
      <w:proofErr w:type="spellStart"/>
      <w:r w:rsidRPr="0047678D">
        <w:rPr>
          <w:rFonts w:ascii="Consolas" w:eastAsia="宋体" w:hAnsi="Consolas" w:cs="宋体"/>
          <w:color w:val="C3E88D"/>
          <w:sz w:val="21"/>
          <w:szCs w:val="21"/>
          <w:lang w:eastAsia="zh-CN"/>
        </w:rPr>
        <w:t>unistd.h</w:t>
      </w:r>
      <w:proofErr w:type="spellEnd"/>
      <w:r w:rsidRPr="0047678D">
        <w:rPr>
          <w:rFonts w:ascii="Consolas" w:eastAsia="宋体" w:hAnsi="Consolas" w:cs="宋体"/>
          <w:color w:val="89DDFF"/>
          <w:sz w:val="21"/>
          <w:szCs w:val="21"/>
          <w:lang w:eastAsia="zh-CN"/>
        </w:rPr>
        <w:t>&gt;</w:t>
      </w:r>
    </w:p>
    <w:p w14:paraId="27AFE744"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color w:val="C792EA"/>
          <w:sz w:val="21"/>
          <w:szCs w:val="21"/>
          <w:lang w:eastAsia="zh-CN"/>
        </w:rPr>
        <w:t>int</w:t>
      </w:r>
      <w:r w:rsidRPr="0047678D">
        <w:rPr>
          <w:rFonts w:ascii="Consolas" w:eastAsia="宋体" w:hAnsi="Consolas" w:cs="宋体"/>
          <w:color w:val="A6ACCD"/>
          <w:sz w:val="21"/>
          <w:szCs w:val="21"/>
          <w:lang w:eastAsia="zh-CN"/>
        </w:rPr>
        <w:t xml:space="preserve"> </w:t>
      </w:r>
      <w:proofErr w:type="gramStart"/>
      <w:r w:rsidRPr="0047678D">
        <w:rPr>
          <w:rFonts w:ascii="Consolas" w:eastAsia="宋体" w:hAnsi="Consolas" w:cs="宋体"/>
          <w:color w:val="82AAFF"/>
          <w:sz w:val="21"/>
          <w:szCs w:val="21"/>
          <w:lang w:eastAsia="zh-CN"/>
        </w:rPr>
        <w:t>main</w:t>
      </w:r>
      <w:r w:rsidRPr="0047678D">
        <w:rPr>
          <w:rFonts w:ascii="Consolas" w:eastAsia="宋体" w:hAnsi="Consolas" w:cs="宋体"/>
          <w:color w:val="89DDFF"/>
          <w:sz w:val="21"/>
          <w:szCs w:val="21"/>
          <w:lang w:eastAsia="zh-CN"/>
        </w:rPr>
        <w:t>(</w:t>
      </w:r>
      <w:proofErr w:type="gramEnd"/>
      <w:r w:rsidRPr="0047678D">
        <w:rPr>
          <w:rFonts w:ascii="Consolas" w:eastAsia="宋体" w:hAnsi="Consolas" w:cs="宋体"/>
          <w:color w:val="89DDFF"/>
          <w:sz w:val="21"/>
          <w:szCs w:val="21"/>
          <w:lang w:eastAsia="zh-CN"/>
        </w:rPr>
        <w:t>){</w:t>
      </w:r>
    </w:p>
    <w:p w14:paraId="2247E057"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color w:val="A6ACCD"/>
          <w:sz w:val="21"/>
          <w:szCs w:val="21"/>
          <w:lang w:eastAsia="zh-CN"/>
        </w:rPr>
        <w:t xml:space="preserve">    </w:t>
      </w:r>
      <w:proofErr w:type="spellStart"/>
      <w:proofErr w:type="gramStart"/>
      <w:r w:rsidRPr="0047678D">
        <w:rPr>
          <w:rFonts w:ascii="Consolas" w:eastAsia="宋体" w:hAnsi="Consolas" w:cs="宋体"/>
          <w:color w:val="82AAFF"/>
          <w:sz w:val="21"/>
          <w:szCs w:val="21"/>
          <w:lang w:eastAsia="zh-CN"/>
        </w:rPr>
        <w:t>printf</w:t>
      </w:r>
      <w:proofErr w:type="spellEnd"/>
      <w:r w:rsidRPr="0047678D">
        <w:rPr>
          <w:rFonts w:ascii="Consolas" w:eastAsia="宋体" w:hAnsi="Consolas" w:cs="宋体"/>
          <w:color w:val="89DDFF"/>
          <w:sz w:val="21"/>
          <w:szCs w:val="21"/>
          <w:lang w:eastAsia="zh-CN"/>
        </w:rPr>
        <w:t>(</w:t>
      </w:r>
      <w:proofErr w:type="gramEnd"/>
      <w:r w:rsidRPr="0047678D">
        <w:rPr>
          <w:rFonts w:ascii="Consolas" w:eastAsia="宋体" w:hAnsi="Consolas" w:cs="宋体"/>
          <w:color w:val="89DDFF"/>
          <w:sz w:val="21"/>
          <w:szCs w:val="21"/>
          <w:lang w:eastAsia="zh-CN"/>
        </w:rPr>
        <w:t>"</w:t>
      </w:r>
      <w:r w:rsidRPr="0047678D">
        <w:rPr>
          <w:rFonts w:ascii="Consolas" w:eastAsia="宋体" w:hAnsi="Consolas" w:cs="宋体"/>
          <w:color w:val="C3E88D"/>
          <w:sz w:val="21"/>
          <w:szCs w:val="21"/>
          <w:lang w:eastAsia="zh-CN"/>
        </w:rPr>
        <w:t>hello world!</w:t>
      </w:r>
      <w:r w:rsidRPr="0047678D">
        <w:rPr>
          <w:rFonts w:ascii="Consolas" w:eastAsia="宋体" w:hAnsi="Consolas" w:cs="宋体"/>
          <w:color w:val="89DDFF"/>
          <w:sz w:val="21"/>
          <w:szCs w:val="21"/>
          <w:lang w:eastAsia="zh-CN"/>
        </w:rPr>
        <w:t>\n");</w:t>
      </w:r>
    </w:p>
    <w:p w14:paraId="3A762BC5"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color w:val="A6ACCD"/>
          <w:sz w:val="21"/>
          <w:szCs w:val="21"/>
          <w:lang w:eastAsia="zh-CN"/>
        </w:rPr>
        <w:t xml:space="preserve">    </w:t>
      </w:r>
      <w:proofErr w:type="spellStart"/>
      <w:r w:rsidRPr="0047678D">
        <w:rPr>
          <w:rFonts w:ascii="Consolas" w:eastAsia="宋体" w:hAnsi="Consolas" w:cs="宋体"/>
          <w:color w:val="82AAFF"/>
          <w:sz w:val="21"/>
          <w:szCs w:val="21"/>
          <w:lang w:eastAsia="zh-CN"/>
        </w:rPr>
        <w:t>printf</w:t>
      </w:r>
      <w:proofErr w:type="spellEnd"/>
      <w:r w:rsidRPr="0047678D">
        <w:rPr>
          <w:rFonts w:ascii="Consolas" w:eastAsia="宋体" w:hAnsi="Consolas" w:cs="宋体"/>
          <w:color w:val="89DDFF"/>
          <w:sz w:val="21"/>
          <w:szCs w:val="21"/>
          <w:lang w:eastAsia="zh-CN"/>
        </w:rPr>
        <w:t>("</w:t>
      </w:r>
      <w:proofErr w:type="spellStart"/>
      <w:r w:rsidRPr="0047678D">
        <w:rPr>
          <w:rFonts w:ascii="Consolas" w:eastAsia="宋体" w:hAnsi="Consolas" w:cs="宋体"/>
          <w:color w:val="C3E88D"/>
          <w:sz w:val="21"/>
          <w:szCs w:val="21"/>
          <w:lang w:eastAsia="zh-CN"/>
        </w:rPr>
        <w:t>helloworld</w:t>
      </w:r>
      <w:proofErr w:type="spellEnd"/>
      <w:r w:rsidRPr="0047678D">
        <w:rPr>
          <w:rFonts w:ascii="Consolas" w:eastAsia="宋体" w:hAnsi="Consolas" w:cs="宋体"/>
          <w:color w:val="C3E88D"/>
          <w:sz w:val="21"/>
          <w:szCs w:val="21"/>
          <w:lang w:eastAsia="zh-CN"/>
        </w:rPr>
        <w:t>中</w:t>
      </w:r>
      <w:proofErr w:type="spellStart"/>
      <w:r w:rsidRPr="0047678D">
        <w:rPr>
          <w:rFonts w:ascii="Consolas" w:eastAsia="宋体" w:hAnsi="Consolas" w:cs="宋体"/>
          <w:color w:val="C3E88D"/>
          <w:sz w:val="21"/>
          <w:szCs w:val="21"/>
          <w:lang w:eastAsia="zh-CN"/>
        </w:rPr>
        <w:t>pid</w:t>
      </w:r>
      <w:proofErr w:type="spellEnd"/>
      <w:r w:rsidRPr="0047678D">
        <w:rPr>
          <w:rFonts w:ascii="Consolas" w:eastAsia="宋体" w:hAnsi="Consolas" w:cs="宋体"/>
          <w:color w:val="C3E88D"/>
          <w:sz w:val="21"/>
          <w:szCs w:val="21"/>
          <w:lang w:eastAsia="zh-CN"/>
        </w:rPr>
        <w:t xml:space="preserve"> = </w:t>
      </w:r>
      <w:r w:rsidRPr="0047678D">
        <w:rPr>
          <w:rFonts w:ascii="Consolas" w:eastAsia="宋体" w:hAnsi="Consolas" w:cs="宋体"/>
          <w:color w:val="A6ACCD"/>
          <w:sz w:val="21"/>
          <w:szCs w:val="21"/>
          <w:lang w:eastAsia="zh-CN"/>
        </w:rPr>
        <w:t>%d</w:t>
      </w:r>
      <w:r w:rsidRPr="0047678D">
        <w:rPr>
          <w:rFonts w:ascii="Consolas" w:eastAsia="宋体" w:hAnsi="Consolas" w:cs="宋体"/>
          <w:color w:val="89DDFF"/>
          <w:sz w:val="21"/>
          <w:szCs w:val="21"/>
          <w:lang w:eastAsia="zh-CN"/>
        </w:rPr>
        <w:t>\n",</w:t>
      </w:r>
      <w:r w:rsidRPr="0047678D">
        <w:rPr>
          <w:rFonts w:ascii="Consolas" w:eastAsia="宋体" w:hAnsi="Consolas" w:cs="宋体"/>
          <w:color w:val="A6ACCD"/>
          <w:sz w:val="21"/>
          <w:szCs w:val="21"/>
          <w:lang w:eastAsia="zh-CN"/>
        </w:rPr>
        <w:t xml:space="preserve"> </w:t>
      </w:r>
      <w:proofErr w:type="spellStart"/>
      <w:r w:rsidRPr="0047678D">
        <w:rPr>
          <w:rFonts w:ascii="Consolas" w:eastAsia="宋体" w:hAnsi="Consolas" w:cs="宋体"/>
          <w:color w:val="82AAFF"/>
          <w:sz w:val="21"/>
          <w:szCs w:val="21"/>
          <w:lang w:eastAsia="zh-CN"/>
        </w:rPr>
        <w:t>getpid</w:t>
      </w:r>
      <w:proofErr w:type="spellEnd"/>
      <w:r w:rsidRPr="0047678D">
        <w:rPr>
          <w:rFonts w:ascii="Consolas" w:eastAsia="宋体" w:hAnsi="Consolas" w:cs="宋体"/>
          <w:color w:val="89DDFF"/>
          <w:sz w:val="21"/>
          <w:szCs w:val="21"/>
          <w:lang w:eastAsia="zh-CN"/>
        </w:rPr>
        <w:t>());</w:t>
      </w:r>
    </w:p>
    <w:p w14:paraId="6279E6F3"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color w:val="A6ACCD"/>
          <w:sz w:val="21"/>
          <w:szCs w:val="21"/>
          <w:lang w:eastAsia="zh-CN"/>
        </w:rPr>
        <w:t xml:space="preserve">    </w:t>
      </w:r>
      <w:proofErr w:type="spellStart"/>
      <w:r w:rsidRPr="0047678D">
        <w:rPr>
          <w:rFonts w:ascii="Consolas" w:eastAsia="宋体" w:hAnsi="Consolas" w:cs="宋体"/>
          <w:color w:val="82AAFF"/>
          <w:sz w:val="21"/>
          <w:szCs w:val="21"/>
          <w:lang w:eastAsia="zh-CN"/>
        </w:rPr>
        <w:t>printf</w:t>
      </w:r>
      <w:proofErr w:type="spellEnd"/>
      <w:r w:rsidRPr="0047678D">
        <w:rPr>
          <w:rFonts w:ascii="Consolas" w:eastAsia="宋体" w:hAnsi="Consolas" w:cs="宋体"/>
          <w:color w:val="89DDFF"/>
          <w:sz w:val="21"/>
          <w:szCs w:val="21"/>
          <w:lang w:eastAsia="zh-CN"/>
        </w:rPr>
        <w:t>("</w:t>
      </w:r>
      <w:proofErr w:type="spellStart"/>
      <w:r w:rsidRPr="0047678D">
        <w:rPr>
          <w:rFonts w:ascii="Consolas" w:eastAsia="宋体" w:hAnsi="Consolas" w:cs="宋体"/>
          <w:color w:val="C3E88D"/>
          <w:sz w:val="21"/>
          <w:szCs w:val="21"/>
          <w:lang w:eastAsia="zh-CN"/>
        </w:rPr>
        <w:t>helloworld</w:t>
      </w:r>
      <w:proofErr w:type="spellEnd"/>
      <w:r w:rsidRPr="0047678D">
        <w:rPr>
          <w:rFonts w:ascii="Consolas" w:eastAsia="宋体" w:hAnsi="Consolas" w:cs="宋体"/>
          <w:color w:val="C3E88D"/>
          <w:sz w:val="21"/>
          <w:szCs w:val="21"/>
          <w:lang w:eastAsia="zh-CN"/>
        </w:rPr>
        <w:t>的</w:t>
      </w:r>
      <w:proofErr w:type="spellStart"/>
      <w:r w:rsidRPr="0047678D">
        <w:rPr>
          <w:rFonts w:ascii="Consolas" w:eastAsia="宋体" w:hAnsi="Consolas" w:cs="宋体"/>
          <w:color w:val="C3E88D"/>
          <w:sz w:val="21"/>
          <w:szCs w:val="21"/>
          <w:lang w:eastAsia="zh-CN"/>
        </w:rPr>
        <w:t>ppid</w:t>
      </w:r>
      <w:proofErr w:type="spellEnd"/>
      <w:r w:rsidRPr="0047678D">
        <w:rPr>
          <w:rFonts w:ascii="Consolas" w:eastAsia="宋体" w:hAnsi="Consolas" w:cs="宋体"/>
          <w:color w:val="C3E88D"/>
          <w:sz w:val="21"/>
          <w:szCs w:val="21"/>
          <w:lang w:eastAsia="zh-CN"/>
        </w:rPr>
        <w:t xml:space="preserve"> = </w:t>
      </w:r>
      <w:r w:rsidRPr="0047678D">
        <w:rPr>
          <w:rFonts w:ascii="Consolas" w:eastAsia="宋体" w:hAnsi="Consolas" w:cs="宋体"/>
          <w:color w:val="A6ACCD"/>
          <w:sz w:val="21"/>
          <w:szCs w:val="21"/>
          <w:lang w:eastAsia="zh-CN"/>
        </w:rPr>
        <w:t>%d</w:t>
      </w:r>
      <w:r w:rsidRPr="0047678D">
        <w:rPr>
          <w:rFonts w:ascii="Consolas" w:eastAsia="宋体" w:hAnsi="Consolas" w:cs="宋体"/>
          <w:color w:val="89DDFF"/>
          <w:sz w:val="21"/>
          <w:szCs w:val="21"/>
          <w:lang w:eastAsia="zh-CN"/>
        </w:rPr>
        <w:t>\n",</w:t>
      </w:r>
      <w:r w:rsidRPr="0047678D">
        <w:rPr>
          <w:rFonts w:ascii="Consolas" w:eastAsia="宋体" w:hAnsi="Consolas" w:cs="宋体"/>
          <w:color w:val="A6ACCD"/>
          <w:sz w:val="21"/>
          <w:szCs w:val="21"/>
          <w:lang w:eastAsia="zh-CN"/>
        </w:rPr>
        <w:t xml:space="preserve"> </w:t>
      </w:r>
      <w:proofErr w:type="spellStart"/>
      <w:r w:rsidRPr="0047678D">
        <w:rPr>
          <w:rFonts w:ascii="Consolas" w:eastAsia="宋体" w:hAnsi="Consolas" w:cs="宋体"/>
          <w:color w:val="82AAFF"/>
          <w:sz w:val="21"/>
          <w:szCs w:val="21"/>
          <w:lang w:eastAsia="zh-CN"/>
        </w:rPr>
        <w:t>getppid</w:t>
      </w:r>
      <w:proofErr w:type="spellEnd"/>
      <w:r w:rsidRPr="0047678D">
        <w:rPr>
          <w:rFonts w:ascii="Consolas" w:eastAsia="宋体" w:hAnsi="Consolas" w:cs="宋体"/>
          <w:color w:val="89DDFF"/>
          <w:sz w:val="21"/>
          <w:szCs w:val="21"/>
          <w:lang w:eastAsia="zh-CN"/>
        </w:rPr>
        <w:t>());</w:t>
      </w:r>
    </w:p>
    <w:p w14:paraId="799DF5EE"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color w:val="A6ACCD"/>
          <w:sz w:val="21"/>
          <w:szCs w:val="21"/>
          <w:lang w:eastAsia="zh-CN"/>
        </w:rPr>
        <w:t xml:space="preserve">    </w:t>
      </w:r>
      <w:r w:rsidRPr="0047678D">
        <w:rPr>
          <w:rFonts w:ascii="Consolas" w:eastAsia="宋体" w:hAnsi="Consolas" w:cs="宋体"/>
          <w:i/>
          <w:iCs/>
          <w:color w:val="89DDFF"/>
          <w:sz w:val="21"/>
          <w:szCs w:val="21"/>
          <w:lang w:eastAsia="zh-CN"/>
        </w:rPr>
        <w:t>return</w:t>
      </w:r>
      <w:r w:rsidRPr="0047678D">
        <w:rPr>
          <w:rFonts w:ascii="Consolas" w:eastAsia="宋体" w:hAnsi="Consolas" w:cs="宋体"/>
          <w:color w:val="A6ACCD"/>
          <w:sz w:val="21"/>
          <w:szCs w:val="21"/>
          <w:lang w:eastAsia="zh-CN"/>
        </w:rPr>
        <w:t xml:space="preserve"> </w:t>
      </w:r>
      <w:r w:rsidRPr="0047678D">
        <w:rPr>
          <w:rFonts w:ascii="Consolas" w:eastAsia="宋体" w:hAnsi="Consolas" w:cs="宋体"/>
          <w:color w:val="F78C6C"/>
          <w:sz w:val="21"/>
          <w:szCs w:val="21"/>
          <w:lang w:eastAsia="zh-CN"/>
        </w:rPr>
        <w:t>0</w:t>
      </w:r>
      <w:r w:rsidRPr="0047678D">
        <w:rPr>
          <w:rFonts w:ascii="Consolas" w:eastAsia="宋体" w:hAnsi="Consolas" w:cs="宋体"/>
          <w:color w:val="89DDFF"/>
          <w:sz w:val="21"/>
          <w:szCs w:val="21"/>
          <w:lang w:eastAsia="zh-CN"/>
        </w:rPr>
        <w:t>;</w:t>
      </w:r>
    </w:p>
    <w:p w14:paraId="3BF09CC1"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color w:val="89DDFF"/>
          <w:sz w:val="21"/>
          <w:szCs w:val="21"/>
          <w:lang w:eastAsia="zh-CN"/>
        </w:rPr>
        <w:t>}</w:t>
      </w:r>
    </w:p>
    <w:p w14:paraId="54EE42E4" w14:textId="77777777" w:rsidR="0047678D" w:rsidRPr="003A5B7F" w:rsidRDefault="0047678D" w:rsidP="003A5B7F">
      <w:pPr>
        <w:spacing w:line="360" w:lineRule="auto"/>
        <w:rPr>
          <w:rFonts w:asciiTheme="minorEastAsia" w:hAnsiTheme="minorEastAsia"/>
          <w:sz w:val="21"/>
          <w:szCs w:val="21"/>
          <w:lang w:eastAsia="zh-CN"/>
        </w:rPr>
      </w:pPr>
    </w:p>
    <w:p w14:paraId="2FA02B10" w14:textId="1DC083B0" w:rsidR="00902FD8" w:rsidRPr="003A5B7F" w:rsidRDefault="00B2230E"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w:t>
      </w:r>
      <w:r w:rsidRPr="003A5B7F">
        <w:rPr>
          <w:rFonts w:asciiTheme="minorEastAsia" w:hAnsiTheme="minorEastAsia"/>
          <w:sz w:val="21"/>
          <w:szCs w:val="21"/>
          <w:lang w:eastAsia="zh-CN"/>
        </w:rPr>
        <w:t>1)</w:t>
      </w:r>
      <w:r w:rsidR="00902FD8" w:rsidRPr="003A5B7F">
        <w:rPr>
          <w:rFonts w:asciiTheme="minorEastAsia" w:hAnsiTheme="minorEastAsia"/>
          <w:sz w:val="21"/>
          <w:szCs w:val="21"/>
          <w:lang w:eastAsia="zh-CN"/>
        </w:rPr>
        <w:t>使用system函数 即work_5.c, 其中使用system('./</w:t>
      </w:r>
      <w:proofErr w:type="spellStart"/>
      <w:r w:rsidR="00902FD8" w:rsidRPr="003A5B7F">
        <w:rPr>
          <w:rFonts w:asciiTheme="minorEastAsia" w:hAnsiTheme="minorEastAsia"/>
          <w:sz w:val="21"/>
          <w:szCs w:val="21"/>
          <w:lang w:eastAsia="zh-CN"/>
        </w:rPr>
        <w:t>helloworld</w:t>
      </w:r>
      <w:proofErr w:type="spellEnd"/>
      <w:r w:rsidR="00902FD8" w:rsidRPr="003A5B7F">
        <w:rPr>
          <w:rFonts w:asciiTheme="minorEastAsia" w:hAnsiTheme="minorEastAsia"/>
          <w:sz w:val="21"/>
          <w:szCs w:val="21"/>
          <w:lang w:eastAsia="zh-CN"/>
        </w:rPr>
        <w:t>')来调用</w:t>
      </w:r>
      <w:proofErr w:type="spellStart"/>
      <w:r w:rsidR="00902FD8" w:rsidRPr="003A5B7F">
        <w:rPr>
          <w:rFonts w:asciiTheme="minorEastAsia" w:hAnsiTheme="minorEastAsia"/>
          <w:sz w:val="21"/>
          <w:szCs w:val="21"/>
          <w:lang w:eastAsia="zh-CN"/>
        </w:rPr>
        <w:t>helloworld</w:t>
      </w:r>
      <w:proofErr w:type="spellEnd"/>
      <w:r w:rsidR="00902FD8" w:rsidRPr="003A5B7F">
        <w:rPr>
          <w:rFonts w:asciiTheme="minorEastAsia" w:hAnsiTheme="minorEastAsia"/>
          <w:sz w:val="21"/>
          <w:szCs w:val="21"/>
          <w:lang w:eastAsia="zh-CN"/>
        </w:rPr>
        <w:t xml:space="preserve">程序，写在子进程else代码块中，输出结果如下: </w:t>
      </w:r>
    </w:p>
    <w:p w14:paraId="13A127CE" w14:textId="2ECB0650" w:rsidR="00902FD8" w:rsidRDefault="00B2230E" w:rsidP="003A5B7F">
      <w:pPr>
        <w:widowControl/>
        <w:spacing w:before="100" w:beforeAutospacing="1" w:after="100" w:afterAutospacing="1" w:line="360" w:lineRule="auto"/>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05D933CC" wp14:editId="3DBDEE6C">
            <wp:extent cx="4410075" cy="15335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0075" cy="1533525"/>
                    </a:xfrm>
                    <a:prstGeom prst="rect">
                      <a:avLst/>
                    </a:prstGeom>
                    <a:noFill/>
                    <a:ln>
                      <a:noFill/>
                    </a:ln>
                  </pic:spPr>
                </pic:pic>
              </a:graphicData>
            </a:graphic>
          </wp:inline>
        </w:drawing>
      </w:r>
    </w:p>
    <w:p w14:paraId="204C406B" w14:textId="2F3DA7B3" w:rsidR="00902FD8" w:rsidRPr="003A5B7F" w:rsidRDefault="00902FD8"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结果分析如下</w:t>
      </w:r>
      <w:r w:rsidR="00497E4E" w:rsidRPr="003A5B7F">
        <w:rPr>
          <w:rFonts w:asciiTheme="minorEastAsia" w:hAnsiTheme="minorEastAsia" w:hint="eastAsia"/>
          <w:sz w:val="21"/>
          <w:szCs w:val="21"/>
          <w:lang w:eastAsia="zh-CN"/>
        </w:rPr>
        <w:t>：</w:t>
      </w:r>
    </w:p>
    <w:p w14:paraId="233C9669" w14:textId="3F57A470" w:rsidR="00902FD8" w:rsidRPr="003A5B7F" w:rsidRDefault="00902FD8"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可以看出system调用后，依然是继续执行子进程，而不是覆盖子进程运行(子进程后面输出了"是否运行？")，实际上system函数相当于fork()+exec()，并不会覆盖子进程，而是创建新的子进程(输出中被调用进程的</w:t>
      </w:r>
      <w:proofErr w:type="spellStart"/>
      <w:r w:rsidRPr="003A5B7F">
        <w:rPr>
          <w:rFonts w:asciiTheme="minorEastAsia" w:hAnsiTheme="minorEastAsia"/>
          <w:sz w:val="21"/>
          <w:szCs w:val="21"/>
          <w:lang w:eastAsia="zh-CN"/>
        </w:rPr>
        <w:t>ppid</w:t>
      </w:r>
      <w:proofErr w:type="spellEnd"/>
      <w:r w:rsidRPr="003A5B7F">
        <w:rPr>
          <w:rFonts w:asciiTheme="minorEastAsia" w:hAnsiTheme="minorEastAsia"/>
          <w:sz w:val="21"/>
          <w:szCs w:val="21"/>
          <w:lang w:eastAsia="zh-CN"/>
        </w:rPr>
        <w:t>为</w:t>
      </w:r>
      <w:proofErr w:type="gramStart"/>
      <w:r w:rsidRPr="003A5B7F">
        <w:rPr>
          <w:rFonts w:asciiTheme="minorEastAsia" w:hAnsiTheme="minorEastAsia"/>
          <w:sz w:val="21"/>
          <w:szCs w:val="21"/>
          <w:lang w:eastAsia="zh-CN"/>
        </w:rPr>
        <w:t>原进程</w:t>
      </w:r>
      <w:proofErr w:type="gramEnd"/>
      <w:r w:rsidRPr="003A5B7F">
        <w:rPr>
          <w:rFonts w:asciiTheme="minorEastAsia" w:hAnsiTheme="minorEastAsia"/>
          <w:sz w:val="21"/>
          <w:szCs w:val="21"/>
          <w:lang w:eastAsia="zh-CN"/>
        </w:rPr>
        <w:t>id)并用exec覆盖运行，运行结束回到</w:t>
      </w:r>
      <w:proofErr w:type="gramStart"/>
      <w:r w:rsidRPr="003A5B7F">
        <w:rPr>
          <w:rFonts w:asciiTheme="minorEastAsia" w:hAnsiTheme="minorEastAsia"/>
          <w:sz w:val="21"/>
          <w:szCs w:val="21"/>
          <w:lang w:eastAsia="zh-CN"/>
        </w:rPr>
        <w:t>原进程</w:t>
      </w:r>
      <w:proofErr w:type="gramEnd"/>
      <w:r w:rsidRPr="003A5B7F">
        <w:rPr>
          <w:rFonts w:asciiTheme="minorEastAsia" w:hAnsiTheme="minorEastAsia"/>
          <w:sz w:val="21"/>
          <w:szCs w:val="21"/>
          <w:lang w:eastAsia="zh-CN"/>
        </w:rPr>
        <w:t>继续运行</w:t>
      </w:r>
    </w:p>
    <w:p w14:paraId="23F4A171" w14:textId="27AAAF7E" w:rsidR="00902FD8" w:rsidRPr="003A5B7F" w:rsidRDefault="00B2230E"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w:t>
      </w:r>
      <w:r w:rsidRPr="003A5B7F">
        <w:rPr>
          <w:rFonts w:asciiTheme="minorEastAsia" w:hAnsiTheme="minorEastAsia"/>
          <w:sz w:val="21"/>
          <w:szCs w:val="21"/>
          <w:lang w:eastAsia="zh-CN"/>
        </w:rPr>
        <w:t>2)</w:t>
      </w:r>
      <w:r w:rsidR="00902FD8" w:rsidRPr="003A5B7F">
        <w:rPr>
          <w:rFonts w:asciiTheme="minorEastAsia" w:hAnsiTheme="minorEastAsia"/>
          <w:sz w:val="21"/>
          <w:szCs w:val="21"/>
          <w:lang w:eastAsia="zh-CN"/>
        </w:rPr>
        <w:t>使用exec族函数 即work_6.c, 其中使用</w:t>
      </w:r>
      <w:proofErr w:type="spellStart"/>
      <w:r w:rsidR="00902FD8" w:rsidRPr="003A5B7F">
        <w:rPr>
          <w:rFonts w:asciiTheme="minorEastAsia" w:hAnsiTheme="minorEastAsia"/>
          <w:sz w:val="21"/>
          <w:szCs w:val="21"/>
          <w:lang w:eastAsia="zh-CN"/>
        </w:rPr>
        <w:t>execv</w:t>
      </w:r>
      <w:proofErr w:type="spellEnd"/>
      <w:r w:rsidR="00902FD8" w:rsidRPr="003A5B7F">
        <w:rPr>
          <w:rFonts w:asciiTheme="minorEastAsia" w:hAnsiTheme="minorEastAsia"/>
          <w:sz w:val="21"/>
          <w:szCs w:val="21"/>
          <w:lang w:eastAsia="zh-CN"/>
        </w:rPr>
        <w:t>函数执行已经编译好的</w:t>
      </w:r>
      <w:proofErr w:type="spellStart"/>
      <w:r w:rsidR="00902FD8" w:rsidRPr="003A5B7F">
        <w:rPr>
          <w:rFonts w:asciiTheme="minorEastAsia" w:hAnsiTheme="minorEastAsia"/>
          <w:sz w:val="21"/>
          <w:szCs w:val="21"/>
          <w:lang w:eastAsia="zh-CN"/>
        </w:rPr>
        <w:t>helloworld</w:t>
      </w:r>
      <w:proofErr w:type="spellEnd"/>
      <w:r w:rsidR="00902FD8" w:rsidRPr="003A5B7F">
        <w:rPr>
          <w:rFonts w:asciiTheme="minorEastAsia" w:hAnsiTheme="minorEastAsia"/>
          <w:sz w:val="21"/>
          <w:szCs w:val="21"/>
          <w:lang w:eastAsia="zh-CN"/>
        </w:rPr>
        <w:t>代码 输出结果如下</w:t>
      </w:r>
      <w:r w:rsidRPr="003A5B7F">
        <w:rPr>
          <w:rFonts w:asciiTheme="minorEastAsia" w:hAnsiTheme="minorEastAsia" w:hint="eastAsia"/>
          <w:sz w:val="21"/>
          <w:szCs w:val="21"/>
          <w:lang w:eastAsia="zh-CN"/>
        </w:rPr>
        <w:t>:</w:t>
      </w:r>
    </w:p>
    <w:p w14:paraId="263B0088" w14:textId="2FBE314F" w:rsidR="00902FD8" w:rsidRDefault="00B2230E" w:rsidP="003A5B7F">
      <w:pPr>
        <w:widowControl/>
        <w:spacing w:before="100" w:beforeAutospacing="1" w:after="100" w:afterAutospacing="1" w:line="360" w:lineRule="auto"/>
        <w:rPr>
          <w:rFonts w:ascii="宋体" w:eastAsia="宋体" w:hAnsi="宋体" w:cs="宋体"/>
          <w:sz w:val="24"/>
          <w:szCs w:val="24"/>
          <w:lang w:eastAsia="zh-CN"/>
        </w:rPr>
      </w:pPr>
      <w:r>
        <w:rPr>
          <w:rFonts w:ascii="宋体" w:eastAsia="宋体" w:hAnsi="宋体" w:cs="宋体"/>
          <w:noProof/>
          <w:sz w:val="24"/>
          <w:szCs w:val="24"/>
          <w:lang w:eastAsia="zh-CN"/>
        </w:rPr>
        <w:lastRenderedPageBreak/>
        <w:drawing>
          <wp:inline distT="0" distB="0" distL="0" distR="0" wp14:anchorId="0F24EDE8" wp14:editId="16C79508">
            <wp:extent cx="4391025" cy="1285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1285875"/>
                    </a:xfrm>
                    <a:prstGeom prst="rect">
                      <a:avLst/>
                    </a:prstGeom>
                    <a:noFill/>
                    <a:ln>
                      <a:noFill/>
                    </a:ln>
                  </pic:spPr>
                </pic:pic>
              </a:graphicData>
            </a:graphic>
          </wp:inline>
        </w:drawing>
      </w:r>
    </w:p>
    <w:p w14:paraId="7EACC2A0" w14:textId="21170627"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结果分析如下： 可以看出调用</w:t>
      </w:r>
      <w:proofErr w:type="spellStart"/>
      <w:r w:rsidRPr="003A5B7F">
        <w:rPr>
          <w:rFonts w:asciiTheme="minorEastAsia" w:hAnsiTheme="minorEastAsia"/>
          <w:sz w:val="21"/>
          <w:szCs w:val="21"/>
          <w:lang w:eastAsia="zh-CN"/>
        </w:rPr>
        <w:t>helloworld</w:t>
      </w:r>
      <w:proofErr w:type="spellEnd"/>
      <w:r w:rsidRPr="003A5B7F">
        <w:rPr>
          <w:rFonts w:asciiTheme="minorEastAsia" w:hAnsiTheme="minorEastAsia"/>
          <w:sz w:val="21"/>
          <w:szCs w:val="21"/>
          <w:lang w:eastAsia="zh-CN"/>
        </w:rPr>
        <w:t>程序后，</w:t>
      </w:r>
      <w:proofErr w:type="spellStart"/>
      <w:r w:rsidRPr="003A5B7F">
        <w:rPr>
          <w:rFonts w:asciiTheme="minorEastAsia" w:hAnsiTheme="minorEastAsia"/>
          <w:sz w:val="21"/>
          <w:szCs w:val="21"/>
          <w:lang w:eastAsia="zh-CN"/>
        </w:rPr>
        <w:t>helloworld</w:t>
      </w:r>
      <w:proofErr w:type="spellEnd"/>
      <w:r w:rsidRPr="003A5B7F">
        <w:rPr>
          <w:rFonts w:asciiTheme="minorEastAsia" w:hAnsiTheme="minorEastAsia"/>
          <w:sz w:val="21"/>
          <w:szCs w:val="21"/>
          <w:lang w:eastAsia="zh-CN"/>
        </w:rPr>
        <w:t>的进程号为子</w:t>
      </w:r>
      <w:proofErr w:type="gramStart"/>
      <w:r w:rsidRPr="003A5B7F">
        <w:rPr>
          <w:rFonts w:asciiTheme="minorEastAsia" w:hAnsiTheme="minorEastAsia"/>
          <w:sz w:val="21"/>
          <w:szCs w:val="21"/>
          <w:lang w:eastAsia="zh-CN"/>
        </w:rPr>
        <w:t>进程进程</w:t>
      </w:r>
      <w:proofErr w:type="gramEnd"/>
      <w:r w:rsidRPr="003A5B7F">
        <w:rPr>
          <w:rFonts w:asciiTheme="minorEastAsia" w:hAnsiTheme="minorEastAsia"/>
          <w:sz w:val="21"/>
          <w:szCs w:val="21"/>
          <w:lang w:eastAsia="zh-CN"/>
        </w:rPr>
        <w:t>号, 父进程号为原本的父</w:t>
      </w:r>
      <w:proofErr w:type="gramStart"/>
      <w:r w:rsidRPr="003A5B7F">
        <w:rPr>
          <w:rFonts w:asciiTheme="minorEastAsia" w:hAnsiTheme="minorEastAsia"/>
          <w:sz w:val="21"/>
          <w:szCs w:val="21"/>
          <w:lang w:eastAsia="zh-CN"/>
        </w:rPr>
        <w:t>进程进程</w:t>
      </w:r>
      <w:proofErr w:type="gramEnd"/>
      <w:r w:rsidRPr="003A5B7F">
        <w:rPr>
          <w:rFonts w:asciiTheme="minorEastAsia" w:hAnsiTheme="minorEastAsia"/>
          <w:sz w:val="21"/>
          <w:szCs w:val="21"/>
          <w:lang w:eastAsia="zh-CN"/>
        </w:rPr>
        <w:t>号，即exec族函数是将调用的程序覆盖子进程运行(work_6.c在调用后又有一行输出，但是并没有输出)</w:t>
      </w:r>
    </w:p>
    <w:p w14:paraId="32E4734D" w14:textId="26FF6913" w:rsidR="00902FD8" w:rsidRPr="00497E4E" w:rsidRDefault="003F0433" w:rsidP="003A5B7F">
      <w:pPr>
        <w:pStyle w:val="5"/>
        <w:spacing w:line="360" w:lineRule="auto"/>
        <w:rPr>
          <w:b w:val="0"/>
          <w:bCs w:val="0"/>
          <w:lang w:eastAsia="zh-CN"/>
        </w:rPr>
      </w:pPr>
      <w:bookmarkStart w:id="16" w:name="_Toc121399421"/>
      <w:r>
        <w:rPr>
          <w:rFonts w:hint="eastAsia"/>
          <w:b w:val="0"/>
          <w:bCs w:val="0"/>
          <w:lang w:eastAsia="zh-CN"/>
        </w:rPr>
        <w:t>1</w:t>
      </w:r>
      <w:r>
        <w:rPr>
          <w:b w:val="0"/>
          <w:bCs w:val="0"/>
          <w:lang w:eastAsia="zh-CN"/>
        </w:rPr>
        <w:t xml:space="preserve">.4.2 </w:t>
      </w:r>
      <w:r w:rsidR="00902FD8" w:rsidRPr="00497E4E">
        <w:rPr>
          <w:b w:val="0"/>
          <w:bCs w:val="0"/>
          <w:lang w:eastAsia="zh-CN"/>
        </w:rPr>
        <w:t>线程</w:t>
      </w:r>
      <w:r w:rsidR="00497E4E">
        <w:rPr>
          <w:rFonts w:hint="eastAsia"/>
          <w:b w:val="0"/>
          <w:bCs w:val="0"/>
          <w:lang w:eastAsia="zh-CN"/>
        </w:rPr>
        <w:t>相关编程实验</w:t>
      </w:r>
      <w:bookmarkEnd w:id="16"/>
    </w:p>
    <w:p w14:paraId="012826D8" w14:textId="2C2FA801"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预备知识</w:t>
      </w:r>
    </w:p>
    <w:p w14:paraId="7C66E616" w14:textId="66D9841C" w:rsidR="00902FD8"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对于含有线程的程序，要编译需使用如下命令:</w:t>
      </w:r>
    </w:p>
    <w:p w14:paraId="47C56D56"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proofErr w:type="spellStart"/>
      <w:r w:rsidRPr="0047678D">
        <w:rPr>
          <w:rFonts w:ascii="Consolas" w:eastAsia="宋体" w:hAnsi="Consolas" w:cs="宋体"/>
          <w:color w:val="A6ACCD"/>
          <w:sz w:val="21"/>
          <w:szCs w:val="21"/>
          <w:lang w:eastAsia="zh-CN"/>
        </w:rPr>
        <w:t>gcc</w:t>
      </w:r>
      <w:proofErr w:type="spellEnd"/>
      <w:r w:rsidRPr="0047678D">
        <w:rPr>
          <w:rFonts w:ascii="Consolas" w:eastAsia="宋体" w:hAnsi="Consolas" w:cs="宋体"/>
          <w:color w:val="A6ACCD"/>
          <w:sz w:val="21"/>
          <w:szCs w:val="21"/>
          <w:lang w:eastAsia="zh-CN"/>
        </w:rPr>
        <w:t xml:space="preserve"> work_7.c </w:t>
      </w:r>
      <w:r w:rsidRPr="0047678D">
        <w:rPr>
          <w:rFonts w:ascii="Consolas" w:eastAsia="宋体" w:hAnsi="Consolas" w:cs="宋体"/>
          <w:color w:val="C792EA"/>
          <w:sz w:val="21"/>
          <w:szCs w:val="21"/>
          <w:lang w:eastAsia="zh-CN"/>
        </w:rPr>
        <w:t>-</w:t>
      </w:r>
      <w:proofErr w:type="spellStart"/>
      <w:r w:rsidRPr="0047678D">
        <w:rPr>
          <w:rFonts w:ascii="Consolas" w:eastAsia="宋体" w:hAnsi="Consolas" w:cs="宋体"/>
          <w:color w:val="A6ACCD"/>
          <w:sz w:val="21"/>
          <w:szCs w:val="21"/>
          <w:lang w:eastAsia="zh-CN"/>
        </w:rPr>
        <w:t>lpthread</w:t>
      </w:r>
      <w:proofErr w:type="spellEnd"/>
      <w:r w:rsidRPr="0047678D">
        <w:rPr>
          <w:rFonts w:ascii="Consolas" w:eastAsia="宋体" w:hAnsi="Consolas" w:cs="宋体"/>
          <w:color w:val="A6ACCD"/>
          <w:sz w:val="21"/>
          <w:szCs w:val="21"/>
          <w:lang w:eastAsia="zh-CN"/>
        </w:rPr>
        <w:t xml:space="preserve"> </w:t>
      </w:r>
      <w:r w:rsidRPr="0047678D">
        <w:rPr>
          <w:rFonts w:ascii="Consolas" w:eastAsia="宋体" w:hAnsi="Consolas" w:cs="宋体"/>
          <w:color w:val="C792EA"/>
          <w:sz w:val="21"/>
          <w:szCs w:val="21"/>
          <w:lang w:eastAsia="zh-CN"/>
        </w:rPr>
        <w:t>-</w:t>
      </w:r>
      <w:r w:rsidRPr="0047678D">
        <w:rPr>
          <w:rFonts w:ascii="Consolas" w:eastAsia="宋体" w:hAnsi="Consolas" w:cs="宋体"/>
          <w:color w:val="A6ACCD"/>
          <w:sz w:val="21"/>
          <w:szCs w:val="21"/>
          <w:lang w:eastAsia="zh-CN"/>
        </w:rPr>
        <w:t>o work_7</w:t>
      </w:r>
    </w:p>
    <w:p w14:paraId="41AE264D" w14:textId="12629472"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proofErr w:type="gramStart"/>
      <w:r w:rsidRPr="0047678D">
        <w:rPr>
          <w:rFonts w:ascii="Consolas" w:eastAsia="宋体" w:hAnsi="Consolas" w:cs="宋体"/>
          <w:color w:val="A6ACCD"/>
          <w:sz w:val="21"/>
          <w:szCs w:val="21"/>
          <w:lang w:eastAsia="zh-CN"/>
        </w:rPr>
        <w:t>.</w:t>
      </w:r>
      <w:r w:rsidRPr="0047678D">
        <w:rPr>
          <w:rFonts w:ascii="Consolas" w:eastAsia="宋体" w:hAnsi="Consolas" w:cs="宋体"/>
          <w:color w:val="C792EA"/>
          <w:sz w:val="21"/>
          <w:szCs w:val="21"/>
          <w:lang w:eastAsia="zh-CN"/>
        </w:rPr>
        <w:t>/</w:t>
      </w:r>
      <w:proofErr w:type="gramEnd"/>
      <w:r w:rsidRPr="0047678D">
        <w:rPr>
          <w:rFonts w:ascii="Consolas" w:eastAsia="宋体" w:hAnsi="Consolas" w:cs="宋体"/>
          <w:color w:val="A6ACCD"/>
          <w:sz w:val="21"/>
          <w:szCs w:val="21"/>
          <w:lang w:eastAsia="zh-CN"/>
        </w:rPr>
        <w:t>work_7</w:t>
      </w:r>
    </w:p>
    <w:p w14:paraId="1FC7080A" w14:textId="06C7910F" w:rsidR="00902FD8"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要使用线程需要:</w:t>
      </w:r>
    </w:p>
    <w:p w14:paraId="3114A89E" w14:textId="05A50C54"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i/>
          <w:iCs/>
          <w:color w:val="89DDFF"/>
          <w:sz w:val="21"/>
          <w:szCs w:val="21"/>
          <w:lang w:eastAsia="zh-CN"/>
        </w:rPr>
        <w:t>#include</w:t>
      </w:r>
      <w:r w:rsidRPr="0047678D">
        <w:rPr>
          <w:rFonts w:ascii="Consolas" w:eastAsia="宋体" w:hAnsi="Consolas" w:cs="宋体"/>
          <w:color w:val="89DDFF"/>
          <w:sz w:val="21"/>
          <w:szCs w:val="21"/>
          <w:lang w:eastAsia="zh-CN"/>
        </w:rPr>
        <w:t>&lt;</w:t>
      </w:r>
      <w:r w:rsidRPr="0047678D">
        <w:rPr>
          <w:rFonts w:ascii="Consolas" w:eastAsia="宋体" w:hAnsi="Consolas" w:cs="宋体"/>
          <w:color w:val="C3E88D"/>
          <w:sz w:val="21"/>
          <w:szCs w:val="21"/>
          <w:lang w:eastAsia="zh-CN"/>
        </w:rPr>
        <w:t>pthread.h</w:t>
      </w:r>
      <w:r w:rsidRPr="0047678D">
        <w:rPr>
          <w:rFonts w:ascii="Consolas" w:eastAsia="宋体" w:hAnsi="Consolas" w:cs="宋体"/>
          <w:color w:val="89DDFF"/>
          <w:sz w:val="21"/>
          <w:szCs w:val="21"/>
          <w:lang w:eastAsia="zh-CN"/>
        </w:rPr>
        <w:t>&gt;</w:t>
      </w:r>
    </w:p>
    <w:p w14:paraId="6A34AD98" w14:textId="63BD75C6" w:rsidR="00902FD8" w:rsidRDefault="00902FD8" w:rsidP="003A5B7F">
      <w:pPr>
        <w:pStyle w:val="6"/>
        <w:spacing w:line="360" w:lineRule="auto"/>
        <w:rPr>
          <w:b w:val="0"/>
          <w:bCs w:val="0"/>
          <w:lang w:eastAsia="zh-CN"/>
        </w:rPr>
      </w:pPr>
      <w:bookmarkStart w:id="17" w:name="_Toc121399422"/>
      <w:r w:rsidRPr="00497E4E">
        <w:rPr>
          <w:b w:val="0"/>
          <w:bCs w:val="0"/>
          <w:lang w:eastAsia="zh-CN"/>
        </w:rPr>
        <w:t>函数介绍</w:t>
      </w:r>
      <w:bookmarkEnd w:id="17"/>
    </w:p>
    <w:p w14:paraId="15097089"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proofErr w:type="spellStart"/>
      <w:r w:rsidRPr="0047678D">
        <w:rPr>
          <w:rFonts w:ascii="Consolas" w:eastAsia="宋体" w:hAnsi="Consolas" w:cs="宋体"/>
          <w:color w:val="82AAFF"/>
          <w:sz w:val="21"/>
          <w:szCs w:val="21"/>
          <w:lang w:eastAsia="zh-CN"/>
        </w:rPr>
        <w:t>pthread_</w:t>
      </w:r>
      <w:proofErr w:type="gramStart"/>
      <w:r w:rsidRPr="0047678D">
        <w:rPr>
          <w:rFonts w:ascii="Consolas" w:eastAsia="宋体" w:hAnsi="Consolas" w:cs="宋体"/>
          <w:color w:val="82AAFF"/>
          <w:sz w:val="21"/>
          <w:szCs w:val="21"/>
          <w:lang w:eastAsia="zh-CN"/>
        </w:rPr>
        <w:t>create</w:t>
      </w:r>
      <w:proofErr w:type="spellEnd"/>
      <w:r w:rsidRPr="0047678D">
        <w:rPr>
          <w:rFonts w:ascii="Consolas" w:eastAsia="宋体" w:hAnsi="Consolas" w:cs="宋体"/>
          <w:color w:val="89DDFF"/>
          <w:sz w:val="21"/>
          <w:szCs w:val="21"/>
          <w:lang w:eastAsia="zh-CN"/>
        </w:rPr>
        <w:t>(</w:t>
      </w:r>
      <w:proofErr w:type="spellStart"/>
      <w:proofErr w:type="gramEnd"/>
      <w:r w:rsidRPr="0047678D">
        <w:rPr>
          <w:rFonts w:ascii="Consolas" w:eastAsia="宋体" w:hAnsi="Consolas" w:cs="宋体"/>
          <w:color w:val="C792EA"/>
          <w:sz w:val="21"/>
          <w:szCs w:val="21"/>
          <w:lang w:eastAsia="zh-CN"/>
        </w:rPr>
        <w:t>pthread_t</w:t>
      </w:r>
      <w:proofErr w:type="spellEnd"/>
      <w:r w:rsidRPr="0047678D">
        <w:rPr>
          <w:rFonts w:ascii="Consolas" w:eastAsia="宋体" w:hAnsi="Consolas" w:cs="宋体"/>
          <w:color w:val="C792EA"/>
          <w:sz w:val="21"/>
          <w:szCs w:val="21"/>
          <w:lang w:eastAsia="zh-CN"/>
        </w:rPr>
        <w:t>*</w:t>
      </w:r>
      <w:r w:rsidRPr="0047678D">
        <w:rPr>
          <w:rFonts w:ascii="Consolas" w:eastAsia="宋体" w:hAnsi="Consolas" w:cs="宋体"/>
          <w:color w:val="A6ACCD"/>
          <w:sz w:val="21"/>
          <w:szCs w:val="21"/>
          <w:lang w:eastAsia="zh-CN"/>
        </w:rPr>
        <w:t xml:space="preserve"> </w:t>
      </w:r>
      <w:proofErr w:type="spellStart"/>
      <w:r w:rsidRPr="0047678D">
        <w:rPr>
          <w:rFonts w:ascii="Consolas" w:eastAsia="宋体" w:hAnsi="Consolas" w:cs="宋体"/>
          <w:color w:val="FF5370"/>
          <w:sz w:val="21"/>
          <w:szCs w:val="21"/>
          <w:lang w:eastAsia="zh-CN"/>
        </w:rPr>
        <w:t>idpoint</w:t>
      </w:r>
      <w:proofErr w:type="spellEnd"/>
      <w:r w:rsidRPr="0047678D">
        <w:rPr>
          <w:rFonts w:ascii="Consolas" w:eastAsia="宋体" w:hAnsi="Consolas" w:cs="宋体"/>
          <w:color w:val="89DDFF"/>
          <w:sz w:val="21"/>
          <w:szCs w:val="21"/>
          <w:lang w:eastAsia="zh-CN"/>
        </w:rPr>
        <w:t>,</w:t>
      </w:r>
      <w:r w:rsidRPr="0047678D">
        <w:rPr>
          <w:rFonts w:ascii="Consolas" w:eastAsia="宋体" w:hAnsi="Consolas" w:cs="宋体"/>
          <w:color w:val="A6ACCD"/>
          <w:sz w:val="21"/>
          <w:szCs w:val="21"/>
          <w:lang w:eastAsia="zh-CN"/>
        </w:rPr>
        <w:t xml:space="preserve"> </w:t>
      </w:r>
      <w:r w:rsidRPr="0047678D">
        <w:rPr>
          <w:rFonts w:ascii="Consolas" w:eastAsia="宋体" w:hAnsi="Consolas" w:cs="宋体"/>
          <w:color w:val="F78C6C"/>
          <w:sz w:val="21"/>
          <w:szCs w:val="21"/>
          <w:lang w:eastAsia="zh-CN"/>
        </w:rPr>
        <w:t>NULL</w:t>
      </w:r>
      <w:r w:rsidRPr="0047678D">
        <w:rPr>
          <w:rFonts w:ascii="Consolas" w:eastAsia="宋体" w:hAnsi="Consolas" w:cs="宋体"/>
          <w:color w:val="89DDFF"/>
          <w:sz w:val="21"/>
          <w:szCs w:val="21"/>
          <w:lang w:eastAsia="zh-CN"/>
        </w:rPr>
        <w:t>,</w:t>
      </w:r>
      <w:r w:rsidRPr="0047678D">
        <w:rPr>
          <w:rFonts w:ascii="Consolas" w:eastAsia="宋体" w:hAnsi="Consolas" w:cs="宋体"/>
          <w:color w:val="A6ACCD"/>
          <w:sz w:val="21"/>
          <w:szCs w:val="21"/>
          <w:lang w:eastAsia="zh-CN"/>
        </w:rPr>
        <w:t xml:space="preserve"> </w:t>
      </w:r>
      <w:r w:rsidRPr="0047678D">
        <w:rPr>
          <w:rFonts w:ascii="Consolas" w:eastAsia="宋体" w:hAnsi="Consolas" w:cs="宋体"/>
          <w:color w:val="89DDFF"/>
          <w:sz w:val="21"/>
          <w:szCs w:val="21"/>
          <w:lang w:eastAsia="zh-CN"/>
        </w:rPr>
        <w:t>(</w:t>
      </w:r>
      <w:r w:rsidRPr="0047678D">
        <w:rPr>
          <w:rFonts w:ascii="Consolas" w:eastAsia="宋体" w:hAnsi="Consolas" w:cs="宋体"/>
          <w:color w:val="C792EA"/>
          <w:sz w:val="21"/>
          <w:szCs w:val="21"/>
          <w:lang w:eastAsia="zh-CN"/>
        </w:rPr>
        <w:t>void*</w:t>
      </w:r>
      <w:r w:rsidRPr="0047678D">
        <w:rPr>
          <w:rFonts w:ascii="Consolas" w:eastAsia="宋体" w:hAnsi="Consolas" w:cs="宋体"/>
          <w:color w:val="89DDFF"/>
          <w:sz w:val="21"/>
          <w:szCs w:val="21"/>
          <w:lang w:eastAsia="zh-CN"/>
        </w:rPr>
        <w:t>)</w:t>
      </w:r>
      <w:r w:rsidRPr="0047678D">
        <w:rPr>
          <w:rFonts w:ascii="Consolas" w:eastAsia="宋体" w:hAnsi="Consolas" w:cs="宋体"/>
          <w:color w:val="FF5370"/>
          <w:sz w:val="21"/>
          <w:szCs w:val="21"/>
          <w:lang w:eastAsia="zh-CN"/>
        </w:rPr>
        <w:t>function</w:t>
      </w:r>
      <w:r w:rsidRPr="0047678D">
        <w:rPr>
          <w:rFonts w:ascii="Consolas" w:eastAsia="宋体" w:hAnsi="Consolas" w:cs="宋体"/>
          <w:color w:val="89DDFF"/>
          <w:sz w:val="21"/>
          <w:szCs w:val="21"/>
          <w:lang w:eastAsia="zh-CN"/>
        </w:rPr>
        <w:t>,</w:t>
      </w:r>
      <w:r w:rsidRPr="0047678D">
        <w:rPr>
          <w:rFonts w:ascii="Consolas" w:eastAsia="宋体" w:hAnsi="Consolas" w:cs="宋体"/>
          <w:color w:val="A6ACCD"/>
          <w:sz w:val="21"/>
          <w:szCs w:val="21"/>
          <w:lang w:eastAsia="zh-CN"/>
        </w:rPr>
        <w:t xml:space="preserve"> input</w:t>
      </w:r>
      <w:r w:rsidRPr="0047678D">
        <w:rPr>
          <w:rFonts w:ascii="Consolas" w:eastAsia="宋体" w:hAnsi="Consolas" w:cs="宋体"/>
          <w:color w:val="89DDFF"/>
          <w:sz w:val="21"/>
          <w:szCs w:val="21"/>
          <w:lang w:eastAsia="zh-CN"/>
        </w:rPr>
        <w:t>)</w:t>
      </w:r>
    </w:p>
    <w:p w14:paraId="262EF7C3"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i/>
          <w:iCs/>
          <w:color w:val="676E95"/>
          <w:sz w:val="21"/>
          <w:szCs w:val="21"/>
          <w:lang w:eastAsia="zh-CN"/>
        </w:rPr>
        <w:t>///</w:t>
      </w:r>
      <w:r w:rsidRPr="0047678D">
        <w:rPr>
          <w:rFonts w:ascii="Consolas" w:eastAsia="宋体" w:hAnsi="Consolas" w:cs="宋体"/>
          <w:i/>
          <w:iCs/>
          <w:color w:val="676E95"/>
          <w:sz w:val="21"/>
          <w:szCs w:val="21"/>
          <w:lang w:eastAsia="zh-CN"/>
        </w:rPr>
        <w:t>课本上介绍了软件实现线程主要是以调用函数的方式进行，所以该函数几个项分别是</w:t>
      </w:r>
    </w:p>
    <w:p w14:paraId="72E3ABF5"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i/>
          <w:iCs/>
          <w:color w:val="676E95"/>
          <w:sz w:val="21"/>
          <w:szCs w:val="21"/>
          <w:lang w:eastAsia="zh-CN"/>
        </w:rPr>
        <w:t>///</w:t>
      </w:r>
      <w:r w:rsidRPr="0047678D">
        <w:rPr>
          <w:rFonts w:ascii="Consolas" w:eastAsia="宋体" w:hAnsi="Consolas" w:cs="宋体"/>
          <w:i/>
          <w:iCs/>
          <w:color w:val="676E95"/>
          <w:sz w:val="21"/>
          <w:szCs w:val="21"/>
          <w:lang w:eastAsia="zh-CN"/>
        </w:rPr>
        <w:t>第一项是线程</w:t>
      </w:r>
      <w:r w:rsidRPr="0047678D">
        <w:rPr>
          <w:rFonts w:ascii="Consolas" w:eastAsia="宋体" w:hAnsi="Consolas" w:cs="宋体"/>
          <w:i/>
          <w:iCs/>
          <w:color w:val="676E95"/>
          <w:sz w:val="21"/>
          <w:szCs w:val="21"/>
          <w:lang w:eastAsia="zh-CN"/>
        </w:rPr>
        <w:t>id</w:t>
      </w:r>
      <w:r w:rsidRPr="0047678D">
        <w:rPr>
          <w:rFonts w:ascii="Consolas" w:eastAsia="宋体" w:hAnsi="Consolas" w:cs="宋体"/>
          <w:i/>
          <w:iCs/>
          <w:color w:val="676E95"/>
          <w:sz w:val="21"/>
          <w:szCs w:val="21"/>
          <w:lang w:eastAsia="zh-CN"/>
        </w:rPr>
        <w:t>地址，第二项为线程属性</w:t>
      </w:r>
      <w:r w:rsidRPr="0047678D">
        <w:rPr>
          <w:rFonts w:ascii="Consolas" w:eastAsia="宋体" w:hAnsi="Consolas" w:cs="宋体"/>
          <w:i/>
          <w:iCs/>
          <w:color w:val="676E95"/>
          <w:sz w:val="21"/>
          <w:szCs w:val="21"/>
          <w:lang w:eastAsia="zh-CN"/>
        </w:rPr>
        <w:t>(</w:t>
      </w:r>
      <w:r w:rsidRPr="0047678D">
        <w:rPr>
          <w:rFonts w:ascii="Consolas" w:eastAsia="宋体" w:hAnsi="Consolas" w:cs="宋体"/>
          <w:i/>
          <w:iCs/>
          <w:color w:val="676E95"/>
          <w:sz w:val="21"/>
          <w:szCs w:val="21"/>
          <w:lang w:eastAsia="zh-CN"/>
        </w:rPr>
        <w:t>一般为</w:t>
      </w:r>
      <w:r w:rsidRPr="0047678D">
        <w:rPr>
          <w:rFonts w:ascii="Consolas" w:eastAsia="宋体" w:hAnsi="Consolas" w:cs="宋体"/>
          <w:i/>
          <w:iCs/>
          <w:color w:val="676E95"/>
          <w:sz w:val="21"/>
          <w:szCs w:val="21"/>
          <w:lang w:eastAsia="zh-CN"/>
        </w:rPr>
        <w:t>NULL),</w:t>
      </w:r>
      <w:r w:rsidRPr="0047678D">
        <w:rPr>
          <w:rFonts w:ascii="Consolas" w:eastAsia="宋体" w:hAnsi="Consolas" w:cs="宋体"/>
          <w:i/>
          <w:iCs/>
          <w:color w:val="676E95"/>
          <w:sz w:val="21"/>
          <w:szCs w:val="21"/>
          <w:lang w:eastAsia="zh-CN"/>
        </w:rPr>
        <w:t>第三项为函数地址</w:t>
      </w:r>
    </w:p>
    <w:p w14:paraId="2348D815"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i/>
          <w:iCs/>
          <w:color w:val="676E95"/>
          <w:sz w:val="21"/>
          <w:szCs w:val="21"/>
          <w:lang w:eastAsia="zh-CN"/>
        </w:rPr>
        <w:t>///</w:t>
      </w:r>
      <w:r w:rsidRPr="0047678D">
        <w:rPr>
          <w:rFonts w:ascii="Consolas" w:eastAsia="宋体" w:hAnsi="Consolas" w:cs="宋体"/>
          <w:i/>
          <w:iCs/>
          <w:color w:val="676E95"/>
          <w:sz w:val="21"/>
          <w:szCs w:val="21"/>
          <w:lang w:eastAsia="zh-CN"/>
        </w:rPr>
        <w:t>第四项为函数输入值</w:t>
      </w:r>
    </w:p>
    <w:p w14:paraId="3C965DB1"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proofErr w:type="spellStart"/>
      <w:r w:rsidRPr="0047678D">
        <w:rPr>
          <w:rFonts w:ascii="Consolas" w:eastAsia="宋体" w:hAnsi="Consolas" w:cs="宋体"/>
          <w:color w:val="82AAFF"/>
          <w:sz w:val="21"/>
          <w:szCs w:val="21"/>
          <w:lang w:eastAsia="zh-CN"/>
        </w:rPr>
        <w:t>pthread_</w:t>
      </w:r>
      <w:proofErr w:type="gramStart"/>
      <w:r w:rsidRPr="0047678D">
        <w:rPr>
          <w:rFonts w:ascii="Consolas" w:eastAsia="宋体" w:hAnsi="Consolas" w:cs="宋体"/>
          <w:color w:val="82AAFF"/>
          <w:sz w:val="21"/>
          <w:szCs w:val="21"/>
          <w:lang w:eastAsia="zh-CN"/>
        </w:rPr>
        <w:t>join</w:t>
      </w:r>
      <w:proofErr w:type="spellEnd"/>
      <w:r w:rsidRPr="0047678D">
        <w:rPr>
          <w:rFonts w:ascii="Consolas" w:eastAsia="宋体" w:hAnsi="Consolas" w:cs="宋体"/>
          <w:color w:val="89DDFF"/>
          <w:sz w:val="21"/>
          <w:szCs w:val="21"/>
          <w:lang w:eastAsia="zh-CN"/>
        </w:rPr>
        <w:t>(</w:t>
      </w:r>
      <w:proofErr w:type="spellStart"/>
      <w:proofErr w:type="gramEnd"/>
      <w:r w:rsidRPr="0047678D">
        <w:rPr>
          <w:rFonts w:ascii="Consolas" w:eastAsia="宋体" w:hAnsi="Consolas" w:cs="宋体"/>
          <w:color w:val="C792EA"/>
          <w:sz w:val="21"/>
          <w:szCs w:val="21"/>
          <w:lang w:eastAsia="zh-CN"/>
        </w:rPr>
        <w:t>pthread_t</w:t>
      </w:r>
      <w:proofErr w:type="spellEnd"/>
      <w:r w:rsidRPr="0047678D">
        <w:rPr>
          <w:rFonts w:ascii="Consolas" w:eastAsia="宋体" w:hAnsi="Consolas" w:cs="宋体"/>
          <w:color w:val="A6ACCD"/>
          <w:sz w:val="21"/>
          <w:szCs w:val="21"/>
          <w:lang w:eastAsia="zh-CN"/>
        </w:rPr>
        <w:t xml:space="preserve"> </w:t>
      </w:r>
      <w:r w:rsidRPr="0047678D">
        <w:rPr>
          <w:rFonts w:ascii="Consolas" w:eastAsia="宋体" w:hAnsi="Consolas" w:cs="宋体"/>
          <w:color w:val="FF5370"/>
          <w:sz w:val="21"/>
          <w:szCs w:val="21"/>
          <w:lang w:eastAsia="zh-CN"/>
        </w:rPr>
        <w:t>id</w:t>
      </w:r>
      <w:r w:rsidRPr="0047678D">
        <w:rPr>
          <w:rFonts w:ascii="Consolas" w:eastAsia="宋体" w:hAnsi="Consolas" w:cs="宋体"/>
          <w:color w:val="89DDFF"/>
          <w:sz w:val="21"/>
          <w:szCs w:val="21"/>
          <w:lang w:eastAsia="zh-CN"/>
        </w:rPr>
        <w:t>,</w:t>
      </w:r>
      <w:r w:rsidRPr="0047678D">
        <w:rPr>
          <w:rFonts w:ascii="Consolas" w:eastAsia="宋体" w:hAnsi="Consolas" w:cs="宋体"/>
          <w:color w:val="A6ACCD"/>
          <w:sz w:val="21"/>
          <w:szCs w:val="21"/>
          <w:lang w:eastAsia="zh-CN"/>
        </w:rPr>
        <w:t xml:space="preserve"> </w:t>
      </w:r>
      <w:r w:rsidRPr="0047678D">
        <w:rPr>
          <w:rFonts w:ascii="Consolas" w:eastAsia="宋体" w:hAnsi="Consolas" w:cs="宋体"/>
          <w:color w:val="F78C6C"/>
          <w:sz w:val="21"/>
          <w:szCs w:val="21"/>
          <w:lang w:eastAsia="zh-CN"/>
        </w:rPr>
        <w:t>NULL</w:t>
      </w:r>
      <w:r w:rsidRPr="0047678D">
        <w:rPr>
          <w:rFonts w:ascii="Consolas" w:eastAsia="宋体" w:hAnsi="Consolas" w:cs="宋体"/>
          <w:color w:val="89DDFF"/>
          <w:sz w:val="21"/>
          <w:szCs w:val="21"/>
          <w:lang w:eastAsia="zh-CN"/>
        </w:rPr>
        <w:t>)</w:t>
      </w:r>
    </w:p>
    <w:p w14:paraId="6F9534C0"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i/>
          <w:iCs/>
          <w:color w:val="676E95"/>
          <w:sz w:val="21"/>
          <w:szCs w:val="21"/>
          <w:lang w:eastAsia="zh-CN"/>
        </w:rPr>
        <w:t>///</w:t>
      </w:r>
      <w:r w:rsidRPr="0047678D">
        <w:rPr>
          <w:rFonts w:ascii="Consolas" w:eastAsia="宋体" w:hAnsi="Consolas" w:cs="宋体"/>
          <w:i/>
          <w:iCs/>
          <w:color w:val="676E95"/>
          <w:sz w:val="21"/>
          <w:szCs w:val="21"/>
          <w:lang w:eastAsia="zh-CN"/>
        </w:rPr>
        <w:t>主要是用来结束线程</w:t>
      </w:r>
      <w:r w:rsidRPr="0047678D">
        <w:rPr>
          <w:rFonts w:ascii="Consolas" w:eastAsia="宋体" w:hAnsi="Consolas" w:cs="宋体"/>
          <w:i/>
          <w:iCs/>
          <w:color w:val="676E95"/>
          <w:sz w:val="21"/>
          <w:szCs w:val="21"/>
          <w:lang w:eastAsia="zh-CN"/>
        </w:rPr>
        <w:t>,</w:t>
      </w:r>
      <w:r w:rsidRPr="0047678D">
        <w:rPr>
          <w:rFonts w:ascii="Consolas" w:eastAsia="宋体" w:hAnsi="Consolas" w:cs="宋体"/>
          <w:i/>
          <w:iCs/>
          <w:color w:val="676E95"/>
          <w:sz w:val="21"/>
          <w:szCs w:val="21"/>
          <w:lang w:eastAsia="zh-CN"/>
        </w:rPr>
        <w:t>第一项为线程</w:t>
      </w:r>
      <w:r w:rsidRPr="0047678D">
        <w:rPr>
          <w:rFonts w:ascii="Consolas" w:eastAsia="宋体" w:hAnsi="Consolas" w:cs="宋体"/>
          <w:i/>
          <w:iCs/>
          <w:color w:val="676E95"/>
          <w:sz w:val="21"/>
          <w:szCs w:val="21"/>
          <w:lang w:eastAsia="zh-CN"/>
        </w:rPr>
        <w:t>id</w:t>
      </w:r>
      <w:r w:rsidRPr="0047678D">
        <w:rPr>
          <w:rFonts w:ascii="Consolas" w:eastAsia="宋体" w:hAnsi="Consolas" w:cs="宋体"/>
          <w:i/>
          <w:iCs/>
          <w:color w:val="676E95"/>
          <w:sz w:val="21"/>
          <w:szCs w:val="21"/>
          <w:lang w:eastAsia="zh-CN"/>
        </w:rPr>
        <w:t>号</w:t>
      </w:r>
      <w:r w:rsidRPr="0047678D">
        <w:rPr>
          <w:rFonts w:ascii="Consolas" w:eastAsia="宋体" w:hAnsi="Consolas" w:cs="宋体"/>
          <w:i/>
          <w:iCs/>
          <w:color w:val="676E95"/>
          <w:sz w:val="21"/>
          <w:szCs w:val="21"/>
          <w:lang w:eastAsia="zh-CN"/>
        </w:rPr>
        <w:t>,</w:t>
      </w:r>
      <w:r w:rsidRPr="0047678D">
        <w:rPr>
          <w:rFonts w:ascii="Consolas" w:eastAsia="宋体" w:hAnsi="Consolas" w:cs="宋体"/>
          <w:i/>
          <w:iCs/>
          <w:color w:val="676E95"/>
          <w:sz w:val="21"/>
          <w:szCs w:val="21"/>
          <w:lang w:eastAsia="zh-CN"/>
        </w:rPr>
        <w:t>第二项为储存线程结束状态，即储存线程函数</w:t>
      </w:r>
    </w:p>
    <w:p w14:paraId="4A15A7B4"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i/>
          <w:iCs/>
          <w:color w:val="676E95"/>
          <w:sz w:val="21"/>
          <w:szCs w:val="21"/>
          <w:lang w:eastAsia="zh-CN"/>
        </w:rPr>
        <w:t>///return</w:t>
      </w:r>
      <w:r w:rsidRPr="0047678D">
        <w:rPr>
          <w:rFonts w:ascii="Consolas" w:eastAsia="宋体" w:hAnsi="Consolas" w:cs="宋体"/>
          <w:i/>
          <w:iCs/>
          <w:color w:val="676E95"/>
          <w:sz w:val="21"/>
          <w:szCs w:val="21"/>
          <w:lang w:eastAsia="zh-CN"/>
        </w:rPr>
        <w:t>值</w:t>
      </w:r>
    </w:p>
    <w:p w14:paraId="3BCF8B45"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proofErr w:type="spellStart"/>
      <w:r w:rsidRPr="0047678D">
        <w:rPr>
          <w:rFonts w:ascii="Consolas" w:eastAsia="宋体" w:hAnsi="Consolas" w:cs="宋体"/>
          <w:color w:val="C792EA"/>
          <w:sz w:val="21"/>
          <w:szCs w:val="21"/>
          <w:lang w:eastAsia="zh-CN"/>
        </w:rPr>
        <w:t>pthread_mutex_t</w:t>
      </w:r>
      <w:proofErr w:type="spellEnd"/>
      <w:r w:rsidRPr="0047678D">
        <w:rPr>
          <w:rFonts w:ascii="Consolas" w:eastAsia="宋体" w:hAnsi="Consolas" w:cs="宋体"/>
          <w:color w:val="A6ACCD"/>
          <w:sz w:val="21"/>
          <w:szCs w:val="21"/>
          <w:lang w:eastAsia="zh-CN"/>
        </w:rPr>
        <w:t xml:space="preserve"> mutex</w:t>
      </w:r>
      <w:r w:rsidRPr="0047678D">
        <w:rPr>
          <w:rFonts w:ascii="Consolas" w:eastAsia="宋体" w:hAnsi="Consolas" w:cs="宋体"/>
          <w:color w:val="89DDFF"/>
          <w:sz w:val="21"/>
          <w:szCs w:val="21"/>
          <w:lang w:eastAsia="zh-CN"/>
        </w:rPr>
        <w:t>;</w:t>
      </w:r>
      <w:r w:rsidRPr="0047678D">
        <w:rPr>
          <w:rFonts w:ascii="Consolas" w:eastAsia="宋体" w:hAnsi="Consolas" w:cs="宋体"/>
          <w:i/>
          <w:iCs/>
          <w:color w:val="676E95"/>
          <w:sz w:val="21"/>
          <w:szCs w:val="21"/>
          <w:lang w:eastAsia="zh-CN"/>
        </w:rPr>
        <w:t xml:space="preserve"> //</w:t>
      </w:r>
      <w:r w:rsidRPr="0047678D">
        <w:rPr>
          <w:rFonts w:ascii="Consolas" w:eastAsia="宋体" w:hAnsi="Consolas" w:cs="宋体"/>
          <w:i/>
          <w:iCs/>
          <w:color w:val="676E95"/>
          <w:sz w:val="21"/>
          <w:szCs w:val="21"/>
          <w:lang w:eastAsia="zh-CN"/>
        </w:rPr>
        <w:t>定义互斥信号量的方法</w:t>
      </w:r>
    </w:p>
    <w:p w14:paraId="241E989B"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proofErr w:type="spellStart"/>
      <w:r w:rsidRPr="0047678D">
        <w:rPr>
          <w:rFonts w:ascii="Consolas" w:eastAsia="宋体" w:hAnsi="Consolas" w:cs="宋体"/>
          <w:color w:val="82AAFF"/>
          <w:sz w:val="21"/>
          <w:szCs w:val="21"/>
          <w:lang w:eastAsia="zh-CN"/>
        </w:rPr>
        <w:t>pthread_mutex_init</w:t>
      </w:r>
      <w:proofErr w:type="spellEnd"/>
      <w:r w:rsidRPr="0047678D">
        <w:rPr>
          <w:rFonts w:ascii="Consolas" w:eastAsia="宋体" w:hAnsi="Consolas" w:cs="宋体"/>
          <w:color w:val="89DDFF"/>
          <w:sz w:val="21"/>
          <w:szCs w:val="21"/>
          <w:lang w:eastAsia="zh-CN"/>
        </w:rPr>
        <w:t>(</w:t>
      </w:r>
      <w:proofErr w:type="spellStart"/>
      <w:r w:rsidRPr="0047678D">
        <w:rPr>
          <w:rFonts w:ascii="Consolas" w:eastAsia="宋体" w:hAnsi="Consolas" w:cs="宋体"/>
          <w:color w:val="C792EA"/>
          <w:sz w:val="21"/>
          <w:szCs w:val="21"/>
          <w:lang w:eastAsia="zh-CN"/>
        </w:rPr>
        <w:t>pthread_mutex_t</w:t>
      </w:r>
      <w:proofErr w:type="spellEnd"/>
      <w:r w:rsidRPr="0047678D">
        <w:rPr>
          <w:rFonts w:ascii="Consolas" w:eastAsia="宋体" w:hAnsi="Consolas" w:cs="宋体"/>
          <w:color w:val="C792EA"/>
          <w:sz w:val="21"/>
          <w:szCs w:val="21"/>
          <w:lang w:eastAsia="zh-CN"/>
        </w:rPr>
        <w:t>*</w:t>
      </w:r>
      <w:r w:rsidRPr="0047678D">
        <w:rPr>
          <w:rFonts w:ascii="Consolas" w:eastAsia="宋体" w:hAnsi="Consolas" w:cs="宋体"/>
          <w:color w:val="A6ACCD"/>
          <w:sz w:val="21"/>
          <w:szCs w:val="21"/>
          <w:lang w:eastAsia="zh-CN"/>
        </w:rPr>
        <w:t xml:space="preserve"> </w:t>
      </w:r>
      <w:proofErr w:type="spellStart"/>
      <w:r w:rsidRPr="0047678D">
        <w:rPr>
          <w:rFonts w:ascii="Consolas" w:eastAsia="宋体" w:hAnsi="Consolas" w:cs="宋体"/>
          <w:color w:val="FF5370"/>
          <w:sz w:val="21"/>
          <w:szCs w:val="21"/>
          <w:lang w:eastAsia="zh-CN"/>
        </w:rPr>
        <w:t>mutexpoint</w:t>
      </w:r>
      <w:proofErr w:type="spellEnd"/>
      <w:r w:rsidRPr="0047678D">
        <w:rPr>
          <w:rFonts w:ascii="Consolas" w:eastAsia="宋体" w:hAnsi="Consolas" w:cs="宋体"/>
          <w:color w:val="89DDFF"/>
          <w:sz w:val="21"/>
          <w:szCs w:val="21"/>
          <w:lang w:eastAsia="zh-CN"/>
        </w:rPr>
        <w:t>,</w:t>
      </w:r>
      <w:r w:rsidRPr="0047678D">
        <w:rPr>
          <w:rFonts w:ascii="Consolas" w:eastAsia="宋体" w:hAnsi="Consolas" w:cs="宋体"/>
          <w:color w:val="A6ACCD"/>
          <w:sz w:val="21"/>
          <w:szCs w:val="21"/>
          <w:lang w:eastAsia="zh-CN"/>
        </w:rPr>
        <w:t xml:space="preserve"> </w:t>
      </w:r>
      <w:r w:rsidRPr="0047678D">
        <w:rPr>
          <w:rFonts w:ascii="Consolas" w:eastAsia="宋体" w:hAnsi="Consolas" w:cs="宋体"/>
          <w:color w:val="F78C6C"/>
          <w:sz w:val="21"/>
          <w:szCs w:val="21"/>
          <w:lang w:eastAsia="zh-CN"/>
        </w:rPr>
        <w:t>NULL</w:t>
      </w:r>
      <w:r w:rsidRPr="0047678D">
        <w:rPr>
          <w:rFonts w:ascii="Consolas" w:eastAsia="宋体" w:hAnsi="Consolas" w:cs="宋体"/>
          <w:color w:val="89DDFF"/>
          <w:sz w:val="21"/>
          <w:szCs w:val="21"/>
          <w:lang w:eastAsia="zh-CN"/>
        </w:rPr>
        <w:t>)</w:t>
      </w:r>
      <w:r w:rsidRPr="0047678D">
        <w:rPr>
          <w:rFonts w:ascii="Consolas" w:eastAsia="宋体" w:hAnsi="Consolas" w:cs="宋体"/>
          <w:i/>
          <w:iCs/>
          <w:color w:val="676E95"/>
          <w:sz w:val="21"/>
          <w:szCs w:val="21"/>
          <w:lang w:eastAsia="zh-CN"/>
        </w:rPr>
        <w:t>//</w:t>
      </w:r>
      <w:r w:rsidRPr="0047678D">
        <w:rPr>
          <w:rFonts w:ascii="Consolas" w:eastAsia="宋体" w:hAnsi="Consolas" w:cs="宋体"/>
          <w:i/>
          <w:iCs/>
          <w:color w:val="676E95"/>
          <w:sz w:val="21"/>
          <w:szCs w:val="21"/>
          <w:lang w:eastAsia="zh-CN"/>
        </w:rPr>
        <w:t>对互斥信号量初始化</w:t>
      </w:r>
    </w:p>
    <w:p w14:paraId="44D1312C"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i/>
          <w:iCs/>
          <w:color w:val="676E95"/>
          <w:sz w:val="21"/>
          <w:szCs w:val="21"/>
          <w:lang w:eastAsia="zh-CN"/>
        </w:rPr>
        <w:t>//</w:t>
      </w:r>
      <w:r w:rsidRPr="0047678D">
        <w:rPr>
          <w:rFonts w:ascii="Consolas" w:eastAsia="宋体" w:hAnsi="Consolas" w:cs="宋体"/>
          <w:i/>
          <w:iCs/>
          <w:color w:val="676E95"/>
          <w:sz w:val="21"/>
          <w:szCs w:val="21"/>
          <w:lang w:eastAsia="zh-CN"/>
        </w:rPr>
        <w:t>第一个参数为信号量的地址，第二参数为属性，一般为</w:t>
      </w:r>
      <w:r w:rsidRPr="0047678D">
        <w:rPr>
          <w:rFonts w:ascii="Consolas" w:eastAsia="宋体" w:hAnsi="Consolas" w:cs="宋体"/>
          <w:i/>
          <w:iCs/>
          <w:color w:val="676E95"/>
          <w:sz w:val="21"/>
          <w:szCs w:val="21"/>
          <w:lang w:eastAsia="zh-CN"/>
        </w:rPr>
        <w:t>NULL</w:t>
      </w:r>
    </w:p>
    <w:p w14:paraId="28584E09"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proofErr w:type="spellStart"/>
      <w:r w:rsidRPr="0047678D">
        <w:rPr>
          <w:rFonts w:ascii="Consolas" w:eastAsia="宋体" w:hAnsi="Consolas" w:cs="宋体"/>
          <w:color w:val="82AAFF"/>
          <w:sz w:val="21"/>
          <w:szCs w:val="21"/>
          <w:lang w:eastAsia="zh-CN"/>
        </w:rPr>
        <w:t>pthread_mutex_destroy</w:t>
      </w:r>
      <w:proofErr w:type="spellEnd"/>
      <w:r w:rsidRPr="0047678D">
        <w:rPr>
          <w:rFonts w:ascii="Consolas" w:eastAsia="宋体" w:hAnsi="Consolas" w:cs="宋体"/>
          <w:color w:val="89DDFF"/>
          <w:sz w:val="21"/>
          <w:szCs w:val="21"/>
          <w:lang w:eastAsia="zh-CN"/>
        </w:rPr>
        <w:t>(</w:t>
      </w:r>
      <w:proofErr w:type="spellStart"/>
      <w:r w:rsidRPr="0047678D">
        <w:rPr>
          <w:rFonts w:ascii="Consolas" w:eastAsia="宋体" w:hAnsi="Consolas" w:cs="宋体"/>
          <w:color w:val="C792EA"/>
          <w:sz w:val="21"/>
          <w:szCs w:val="21"/>
          <w:lang w:eastAsia="zh-CN"/>
        </w:rPr>
        <w:t>pthread_mutex_t</w:t>
      </w:r>
      <w:proofErr w:type="spellEnd"/>
      <w:r w:rsidRPr="0047678D">
        <w:rPr>
          <w:rFonts w:ascii="Consolas" w:eastAsia="宋体" w:hAnsi="Consolas" w:cs="宋体"/>
          <w:color w:val="C792EA"/>
          <w:sz w:val="21"/>
          <w:szCs w:val="21"/>
          <w:lang w:eastAsia="zh-CN"/>
        </w:rPr>
        <w:t>*</w:t>
      </w:r>
      <w:r w:rsidRPr="0047678D">
        <w:rPr>
          <w:rFonts w:ascii="Consolas" w:eastAsia="宋体" w:hAnsi="Consolas" w:cs="宋体"/>
          <w:color w:val="A6ACCD"/>
          <w:sz w:val="21"/>
          <w:szCs w:val="21"/>
          <w:lang w:eastAsia="zh-CN"/>
        </w:rPr>
        <w:t xml:space="preserve"> </w:t>
      </w:r>
      <w:proofErr w:type="spellStart"/>
      <w:r w:rsidRPr="0047678D">
        <w:rPr>
          <w:rFonts w:ascii="Consolas" w:eastAsia="宋体" w:hAnsi="Consolas" w:cs="宋体"/>
          <w:color w:val="FF5370"/>
          <w:sz w:val="21"/>
          <w:szCs w:val="21"/>
          <w:lang w:eastAsia="zh-CN"/>
        </w:rPr>
        <w:t>mutexpoint</w:t>
      </w:r>
      <w:proofErr w:type="spellEnd"/>
      <w:r w:rsidRPr="0047678D">
        <w:rPr>
          <w:rFonts w:ascii="Consolas" w:eastAsia="宋体" w:hAnsi="Consolas" w:cs="宋体"/>
          <w:color w:val="89DDFF"/>
          <w:sz w:val="21"/>
          <w:szCs w:val="21"/>
          <w:lang w:eastAsia="zh-CN"/>
        </w:rPr>
        <w:t>);</w:t>
      </w:r>
      <w:r w:rsidRPr="0047678D">
        <w:rPr>
          <w:rFonts w:ascii="Consolas" w:eastAsia="宋体" w:hAnsi="Consolas" w:cs="宋体"/>
          <w:i/>
          <w:iCs/>
          <w:color w:val="676E95"/>
          <w:sz w:val="21"/>
          <w:szCs w:val="21"/>
          <w:lang w:eastAsia="zh-CN"/>
        </w:rPr>
        <w:t>//</w:t>
      </w:r>
      <w:r w:rsidRPr="0047678D">
        <w:rPr>
          <w:rFonts w:ascii="Consolas" w:eastAsia="宋体" w:hAnsi="Consolas" w:cs="宋体"/>
          <w:i/>
          <w:iCs/>
          <w:color w:val="676E95"/>
          <w:sz w:val="21"/>
          <w:szCs w:val="21"/>
          <w:lang w:eastAsia="zh-CN"/>
        </w:rPr>
        <w:t>摧毁互斥信号量</w:t>
      </w:r>
    </w:p>
    <w:p w14:paraId="5EB67C12"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i/>
          <w:iCs/>
          <w:color w:val="676E95"/>
          <w:sz w:val="21"/>
          <w:szCs w:val="21"/>
          <w:lang w:eastAsia="zh-CN"/>
        </w:rPr>
        <w:t>//</w:t>
      </w:r>
      <w:proofErr w:type="spellStart"/>
      <w:r w:rsidRPr="0047678D">
        <w:rPr>
          <w:rFonts w:ascii="Consolas" w:eastAsia="宋体" w:hAnsi="Consolas" w:cs="宋体"/>
          <w:i/>
          <w:iCs/>
          <w:color w:val="676E95"/>
          <w:sz w:val="21"/>
          <w:szCs w:val="21"/>
          <w:lang w:eastAsia="zh-CN"/>
        </w:rPr>
        <w:t>init</w:t>
      </w:r>
      <w:proofErr w:type="spellEnd"/>
      <w:r w:rsidRPr="0047678D">
        <w:rPr>
          <w:rFonts w:ascii="Consolas" w:eastAsia="宋体" w:hAnsi="Consolas" w:cs="宋体"/>
          <w:i/>
          <w:iCs/>
          <w:color w:val="676E95"/>
          <w:sz w:val="21"/>
          <w:szCs w:val="21"/>
          <w:lang w:eastAsia="zh-CN"/>
        </w:rPr>
        <w:t>实际上是一个类似</w:t>
      </w:r>
      <w:r w:rsidRPr="0047678D">
        <w:rPr>
          <w:rFonts w:ascii="Consolas" w:eastAsia="宋体" w:hAnsi="Consolas" w:cs="宋体"/>
          <w:i/>
          <w:iCs/>
          <w:color w:val="676E95"/>
          <w:sz w:val="21"/>
          <w:szCs w:val="21"/>
          <w:lang w:eastAsia="zh-CN"/>
        </w:rPr>
        <w:t>malloc</w:t>
      </w:r>
      <w:r w:rsidRPr="0047678D">
        <w:rPr>
          <w:rFonts w:ascii="Consolas" w:eastAsia="宋体" w:hAnsi="Consolas" w:cs="宋体"/>
          <w:i/>
          <w:iCs/>
          <w:color w:val="676E95"/>
          <w:sz w:val="21"/>
          <w:szCs w:val="21"/>
          <w:lang w:eastAsia="zh-CN"/>
        </w:rPr>
        <w:t>的过程，需要</w:t>
      </w:r>
      <w:r w:rsidRPr="0047678D">
        <w:rPr>
          <w:rFonts w:ascii="Consolas" w:eastAsia="宋体" w:hAnsi="Consolas" w:cs="宋体"/>
          <w:i/>
          <w:iCs/>
          <w:color w:val="676E95"/>
          <w:sz w:val="21"/>
          <w:szCs w:val="21"/>
          <w:lang w:eastAsia="zh-CN"/>
        </w:rPr>
        <w:t>destroy</w:t>
      </w:r>
      <w:r w:rsidRPr="0047678D">
        <w:rPr>
          <w:rFonts w:ascii="Consolas" w:eastAsia="宋体" w:hAnsi="Consolas" w:cs="宋体"/>
          <w:i/>
          <w:iCs/>
          <w:color w:val="676E95"/>
          <w:sz w:val="21"/>
          <w:szCs w:val="21"/>
          <w:lang w:eastAsia="zh-CN"/>
        </w:rPr>
        <w:t>函数来进行摧毁，进程结束并不会释放</w:t>
      </w:r>
    </w:p>
    <w:p w14:paraId="19C29F59"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proofErr w:type="spellStart"/>
      <w:r w:rsidRPr="0047678D">
        <w:rPr>
          <w:rFonts w:ascii="Consolas" w:eastAsia="宋体" w:hAnsi="Consolas" w:cs="宋体"/>
          <w:color w:val="82AAFF"/>
          <w:sz w:val="21"/>
          <w:szCs w:val="21"/>
          <w:lang w:eastAsia="zh-CN"/>
        </w:rPr>
        <w:t>pthread_mutex_lock</w:t>
      </w:r>
      <w:proofErr w:type="spellEnd"/>
      <w:r w:rsidRPr="0047678D">
        <w:rPr>
          <w:rFonts w:ascii="Consolas" w:eastAsia="宋体" w:hAnsi="Consolas" w:cs="宋体"/>
          <w:color w:val="89DDFF"/>
          <w:sz w:val="21"/>
          <w:szCs w:val="21"/>
          <w:lang w:eastAsia="zh-CN"/>
        </w:rPr>
        <w:t>(</w:t>
      </w:r>
      <w:r w:rsidRPr="0047678D">
        <w:rPr>
          <w:rFonts w:ascii="Consolas" w:eastAsia="宋体" w:hAnsi="Consolas" w:cs="宋体"/>
          <w:color w:val="C792EA"/>
          <w:sz w:val="21"/>
          <w:szCs w:val="21"/>
          <w:lang w:eastAsia="zh-CN"/>
        </w:rPr>
        <w:t>&amp;</w:t>
      </w:r>
      <w:proofErr w:type="spellStart"/>
      <w:r w:rsidRPr="0047678D">
        <w:rPr>
          <w:rFonts w:ascii="Consolas" w:eastAsia="宋体" w:hAnsi="Consolas" w:cs="宋体"/>
          <w:color w:val="FF5370"/>
          <w:sz w:val="21"/>
          <w:szCs w:val="21"/>
          <w:lang w:eastAsia="zh-CN"/>
        </w:rPr>
        <w:t>mtx</w:t>
      </w:r>
      <w:proofErr w:type="spellEnd"/>
      <w:r w:rsidRPr="0047678D">
        <w:rPr>
          <w:rFonts w:ascii="Consolas" w:eastAsia="宋体" w:hAnsi="Consolas" w:cs="宋体"/>
          <w:color w:val="89DDFF"/>
          <w:sz w:val="21"/>
          <w:szCs w:val="21"/>
          <w:lang w:eastAsia="zh-CN"/>
        </w:rPr>
        <w:t>);</w:t>
      </w:r>
    </w:p>
    <w:p w14:paraId="5A67E6E2"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i/>
          <w:iCs/>
          <w:color w:val="676E95"/>
          <w:sz w:val="21"/>
          <w:szCs w:val="21"/>
          <w:lang w:eastAsia="zh-CN"/>
        </w:rPr>
        <w:t>//</w:t>
      </w:r>
      <w:r w:rsidRPr="0047678D">
        <w:rPr>
          <w:rFonts w:ascii="Consolas" w:eastAsia="宋体" w:hAnsi="Consolas" w:cs="宋体"/>
          <w:i/>
          <w:iCs/>
          <w:color w:val="676E95"/>
          <w:sz w:val="21"/>
          <w:szCs w:val="21"/>
          <w:lang w:eastAsia="zh-CN"/>
        </w:rPr>
        <w:t>获取锁</w:t>
      </w:r>
    </w:p>
    <w:p w14:paraId="5F1145DD"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proofErr w:type="spellStart"/>
      <w:r w:rsidRPr="0047678D">
        <w:rPr>
          <w:rFonts w:ascii="Consolas" w:eastAsia="宋体" w:hAnsi="Consolas" w:cs="宋体"/>
          <w:color w:val="82AAFF"/>
          <w:sz w:val="21"/>
          <w:szCs w:val="21"/>
          <w:lang w:eastAsia="zh-CN"/>
        </w:rPr>
        <w:t>pthread_mutex_unlock</w:t>
      </w:r>
      <w:proofErr w:type="spellEnd"/>
      <w:r w:rsidRPr="0047678D">
        <w:rPr>
          <w:rFonts w:ascii="Consolas" w:eastAsia="宋体" w:hAnsi="Consolas" w:cs="宋体"/>
          <w:color w:val="89DDFF"/>
          <w:sz w:val="21"/>
          <w:szCs w:val="21"/>
          <w:lang w:eastAsia="zh-CN"/>
        </w:rPr>
        <w:t>(</w:t>
      </w:r>
      <w:r w:rsidRPr="0047678D">
        <w:rPr>
          <w:rFonts w:ascii="Consolas" w:eastAsia="宋体" w:hAnsi="Consolas" w:cs="宋体"/>
          <w:color w:val="C792EA"/>
          <w:sz w:val="21"/>
          <w:szCs w:val="21"/>
          <w:lang w:eastAsia="zh-CN"/>
        </w:rPr>
        <w:t>&amp;</w:t>
      </w:r>
      <w:proofErr w:type="spellStart"/>
      <w:r w:rsidRPr="0047678D">
        <w:rPr>
          <w:rFonts w:ascii="Consolas" w:eastAsia="宋体" w:hAnsi="Consolas" w:cs="宋体"/>
          <w:color w:val="FF5370"/>
          <w:sz w:val="21"/>
          <w:szCs w:val="21"/>
          <w:lang w:eastAsia="zh-CN"/>
        </w:rPr>
        <w:t>mtx</w:t>
      </w:r>
      <w:proofErr w:type="spellEnd"/>
      <w:r w:rsidRPr="0047678D">
        <w:rPr>
          <w:rFonts w:ascii="Consolas" w:eastAsia="宋体" w:hAnsi="Consolas" w:cs="宋体"/>
          <w:color w:val="89DDFF"/>
          <w:sz w:val="21"/>
          <w:szCs w:val="21"/>
          <w:lang w:eastAsia="zh-CN"/>
        </w:rPr>
        <w:t>);</w:t>
      </w:r>
    </w:p>
    <w:p w14:paraId="34B2205A"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i/>
          <w:iCs/>
          <w:color w:val="676E95"/>
          <w:sz w:val="21"/>
          <w:szCs w:val="21"/>
          <w:lang w:eastAsia="zh-CN"/>
        </w:rPr>
        <w:t>//</w:t>
      </w:r>
      <w:r w:rsidRPr="0047678D">
        <w:rPr>
          <w:rFonts w:ascii="Consolas" w:eastAsia="宋体" w:hAnsi="Consolas" w:cs="宋体"/>
          <w:i/>
          <w:iCs/>
          <w:color w:val="676E95"/>
          <w:sz w:val="21"/>
          <w:szCs w:val="21"/>
          <w:lang w:eastAsia="zh-CN"/>
        </w:rPr>
        <w:t>释放锁</w:t>
      </w:r>
    </w:p>
    <w:p w14:paraId="308FFA35"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p>
    <w:p w14:paraId="765C270F" w14:textId="77777777" w:rsidR="0047678D" w:rsidRPr="0047678D" w:rsidRDefault="0047678D" w:rsidP="0047678D">
      <w:pPr>
        <w:rPr>
          <w:lang w:eastAsia="zh-CN"/>
        </w:rPr>
      </w:pPr>
    </w:p>
    <w:p w14:paraId="6CA9CDE5" w14:textId="568989CC" w:rsidR="00902FD8" w:rsidRDefault="00902FD8" w:rsidP="003A5B7F">
      <w:pPr>
        <w:pStyle w:val="6"/>
        <w:spacing w:line="360" w:lineRule="auto"/>
        <w:rPr>
          <w:b w:val="0"/>
          <w:bCs w:val="0"/>
          <w:lang w:eastAsia="zh-CN"/>
        </w:rPr>
      </w:pPr>
      <w:bookmarkStart w:id="18" w:name="_Toc121399423"/>
      <w:r w:rsidRPr="00497E4E">
        <w:rPr>
          <w:b w:val="0"/>
          <w:bCs w:val="0"/>
          <w:lang w:eastAsia="zh-CN"/>
        </w:rPr>
        <w:t>实验过程</w:t>
      </w:r>
      <w:bookmarkEnd w:id="18"/>
    </w:p>
    <w:p w14:paraId="1DC15A0C" w14:textId="77777777" w:rsidR="003B6312" w:rsidRPr="003A5B7F" w:rsidRDefault="003B6312"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1、在进程中给</w:t>
      </w:r>
      <w:proofErr w:type="gramStart"/>
      <w:r w:rsidRPr="003A5B7F">
        <w:rPr>
          <w:rFonts w:asciiTheme="minorEastAsia" w:hAnsiTheme="minorEastAsia" w:hint="eastAsia"/>
          <w:sz w:val="21"/>
          <w:szCs w:val="21"/>
          <w:lang w:eastAsia="zh-CN"/>
        </w:rPr>
        <w:t>一</w:t>
      </w:r>
      <w:proofErr w:type="gramEnd"/>
      <w:r w:rsidRPr="003A5B7F">
        <w:rPr>
          <w:rFonts w:asciiTheme="minorEastAsia" w:hAnsiTheme="minorEastAsia" w:hint="eastAsia"/>
          <w:sz w:val="21"/>
          <w:szCs w:val="21"/>
          <w:lang w:eastAsia="zh-CN"/>
        </w:rPr>
        <w:t>变量赋初值并创建两个线程；</w:t>
      </w:r>
    </w:p>
    <w:p w14:paraId="1DA84CA9" w14:textId="5909206E" w:rsidR="003B6312" w:rsidRPr="003A5B7F" w:rsidRDefault="003B6312"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2、在两个线程中分别对此变量循环五千次以上做不同的操作并输出结果；</w:t>
      </w:r>
    </w:p>
    <w:p w14:paraId="56E7AC5D" w14:textId="77777777" w:rsidR="003B6312" w:rsidRPr="003A5B7F" w:rsidRDefault="003B6312"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3、多运行几遍程序观察运行结果，如果发现每次运行结果不同，请解释原因并修改程序解决，考虑如何控制互斥和同步；</w:t>
      </w:r>
    </w:p>
    <w:p w14:paraId="731219FC" w14:textId="77777777"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于是编写程序work_7.c,输出结果如下:</w:t>
      </w:r>
    </w:p>
    <w:p w14:paraId="187BD06F" w14:textId="36464977" w:rsidR="00902FD8" w:rsidRPr="00902FD8" w:rsidRDefault="00B2230E" w:rsidP="003A5B7F">
      <w:pPr>
        <w:widowControl/>
        <w:spacing w:before="100" w:beforeAutospacing="1" w:after="100" w:afterAutospacing="1" w:line="360" w:lineRule="auto"/>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5DE4B808" wp14:editId="3F22D4B0">
            <wp:extent cx="5581650" cy="3209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650" cy="3209925"/>
                    </a:xfrm>
                    <a:prstGeom prst="rect">
                      <a:avLst/>
                    </a:prstGeom>
                    <a:noFill/>
                    <a:ln>
                      <a:noFill/>
                    </a:ln>
                  </pic:spPr>
                </pic:pic>
              </a:graphicData>
            </a:graphic>
          </wp:inline>
        </w:drawing>
      </w:r>
    </w:p>
    <w:p w14:paraId="60F7FDC6" w14:textId="77777777"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结果分析：</w:t>
      </w:r>
    </w:p>
    <w:p w14:paraId="24CF91C3" w14:textId="77777777"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创建线程后两个线程同时对</w:t>
      </w:r>
      <w:proofErr w:type="spellStart"/>
      <w:r w:rsidRPr="003A5B7F">
        <w:rPr>
          <w:rFonts w:asciiTheme="minorEastAsia" w:hAnsiTheme="minorEastAsia"/>
          <w:sz w:val="21"/>
          <w:szCs w:val="21"/>
          <w:lang w:eastAsia="zh-CN"/>
        </w:rPr>
        <w:t>i</w:t>
      </w:r>
      <w:proofErr w:type="spellEnd"/>
      <w:r w:rsidRPr="003A5B7F">
        <w:rPr>
          <w:rFonts w:asciiTheme="minorEastAsia" w:hAnsiTheme="minorEastAsia"/>
          <w:sz w:val="21"/>
          <w:szCs w:val="21"/>
          <w:lang w:eastAsia="zh-CN"/>
        </w:rPr>
        <w:t>变量进行操作（线程之间共享数据区)，由于同时操作，就无法确定同一时刻是哪个线程在运行操作，就会出现第五个和第七个的输出结果</w:t>
      </w:r>
    </w:p>
    <w:p w14:paraId="4A17B0D8" w14:textId="417D38CA"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会这样的原因是此时</w:t>
      </w:r>
      <w:proofErr w:type="spellStart"/>
      <w:r w:rsidRPr="003A5B7F">
        <w:rPr>
          <w:rFonts w:asciiTheme="minorEastAsia" w:hAnsiTheme="minorEastAsia"/>
          <w:sz w:val="21"/>
          <w:szCs w:val="21"/>
          <w:lang w:eastAsia="zh-CN"/>
        </w:rPr>
        <w:t>i</w:t>
      </w:r>
      <w:proofErr w:type="spellEnd"/>
      <w:r w:rsidRPr="003A5B7F">
        <w:rPr>
          <w:rFonts w:asciiTheme="minorEastAsia" w:hAnsiTheme="minorEastAsia"/>
          <w:sz w:val="21"/>
          <w:szCs w:val="21"/>
          <w:lang w:eastAsia="zh-CN"/>
        </w:rPr>
        <w:t>是互斥资源,应该对</w:t>
      </w:r>
      <w:proofErr w:type="spellStart"/>
      <w:r w:rsidRPr="003A5B7F">
        <w:rPr>
          <w:rFonts w:asciiTheme="minorEastAsia" w:hAnsiTheme="minorEastAsia"/>
          <w:sz w:val="21"/>
          <w:szCs w:val="21"/>
          <w:lang w:eastAsia="zh-CN"/>
        </w:rPr>
        <w:t>i</w:t>
      </w:r>
      <w:proofErr w:type="spellEnd"/>
      <w:r w:rsidRPr="003A5B7F">
        <w:rPr>
          <w:rFonts w:asciiTheme="minorEastAsia" w:hAnsiTheme="minorEastAsia"/>
          <w:sz w:val="21"/>
          <w:szCs w:val="21"/>
          <w:lang w:eastAsia="zh-CN"/>
        </w:rPr>
        <w:t>做互斥，于是程序修改如work_8.c,输出结果如下:</w:t>
      </w:r>
    </w:p>
    <w:p w14:paraId="7BF8800F" w14:textId="29806097" w:rsidR="00B2230E" w:rsidRPr="00902FD8" w:rsidRDefault="00B2230E" w:rsidP="003A5B7F">
      <w:pPr>
        <w:widowControl/>
        <w:spacing w:before="100" w:beforeAutospacing="1" w:after="100" w:afterAutospacing="1" w:line="360" w:lineRule="auto"/>
        <w:rPr>
          <w:rFonts w:ascii="宋体" w:eastAsia="宋体" w:hAnsi="宋体" w:cs="宋体"/>
          <w:sz w:val="24"/>
          <w:szCs w:val="24"/>
          <w:lang w:eastAsia="zh-CN"/>
        </w:rPr>
      </w:pPr>
      <w:r>
        <w:rPr>
          <w:rFonts w:ascii="宋体" w:eastAsia="宋体" w:hAnsi="宋体" w:cs="宋体"/>
          <w:noProof/>
          <w:sz w:val="24"/>
          <w:szCs w:val="24"/>
          <w:lang w:eastAsia="zh-CN"/>
        </w:rPr>
        <w:lastRenderedPageBreak/>
        <w:drawing>
          <wp:inline distT="0" distB="0" distL="0" distR="0" wp14:anchorId="37E8D8C7" wp14:editId="6E5E0F5D">
            <wp:extent cx="5581650" cy="33242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324225"/>
                    </a:xfrm>
                    <a:prstGeom prst="rect">
                      <a:avLst/>
                    </a:prstGeom>
                    <a:noFill/>
                    <a:ln>
                      <a:noFill/>
                    </a:ln>
                  </pic:spPr>
                </pic:pic>
              </a:graphicData>
            </a:graphic>
          </wp:inline>
        </w:drawing>
      </w:r>
    </w:p>
    <w:p w14:paraId="09E8217E" w14:textId="597E57C3"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结果分析：</w:t>
      </w:r>
    </w:p>
    <w:p w14:paraId="29599C24" w14:textId="77777777"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实际上是通过改变函数</w:t>
      </w:r>
      <w:proofErr w:type="spellStart"/>
      <w:r w:rsidRPr="003A5B7F">
        <w:rPr>
          <w:rFonts w:asciiTheme="minorEastAsia" w:hAnsiTheme="minorEastAsia"/>
          <w:sz w:val="21"/>
          <w:szCs w:val="21"/>
          <w:lang w:eastAsia="zh-CN"/>
        </w:rPr>
        <w:t>pthread_join</w:t>
      </w:r>
      <w:proofErr w:type="spellEnd"/>
      <w:r w:rsidRPr="003A5B7F">
        <w:rPr>
          <w:rFonts w:asciiTheme="minorEastAsia" w:hAnsiTheme="minorEastAsia"/>
          <w:sz w:val="21"/>
          <w:szCs w:val="21"/>
          <w:lang w:eastAsia="zh-CN"/>
        </w:rPr>
        <w:t>的位置来实现的，是通过确认两个线程的同步关系，来保证</w:t>
      </w:r>
      <w:proofErr w:type="spellStart"/>
      <w:r w:rsidRPr="003A5B7F">
        <w:rPr>
          <w:rFonts w:asciiTheme="minorEastAsia" w:hAnsiTheme="minorEastAsia"/>
          <w:sz w:val="21"/>
          <w:szCs w:val="21"/>
          <w:lang w:eastAsia="zh-CN"/>
        </w:rPr>
        <w:t>i</w:t>
      </w:r>
      <w:proofErr w:type="spellEnd"/>
      <w:r w:rsidRPr="003A5B7F">
        <w:rPr>
          <w:rFonts w:asciiTheme="minorEastAsia" w:hAnsiTheme="minorEastAsia"/>
          <w:sz w:val="21"/>
          <w:szCs w:val="21"/>
          <w:lang w:eastAsia="zh-CN"/>
        </w:rPr>
        <w:t>只有一个线程在操作。通过输出关系来看实现成功</w:t>
      </w:r>
    </w:p>
    <w:p w14:paraId="6DC7E1D9" w14:textId="77777777"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同时使用互斥锁尝试，修改代码为work_9.c，输出结果如下:</w:t>
      </w:r>
    </w:p>
    <w:p w14:paraId="28303AB1" w14:textId="1179F45F" w:rsidR="00902FD8" w:rsidRPr="00902FD8" w:rsidRDefault="00B2230E" w:rsidP="003A5B7F">
      <w:pPr>
        <w:widowControl/>
        <w:spacing w:before="100" w:beforeAutospacing="1" w:after="100" w:afterAutospacing="1" w:line="360" w:lineRule="auto"/>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6F4A4EA4" wp14:editId="021B42E9">
            <wp:extent cx="5581650" cy="27241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2724150"/>
                    </a:xfrm>
                    <a:prstGeom prst="rect">
                      <a:avLst/>
                    </a:prstGeom>
                    <a:noFill/>
                    <a:ln>
                      <a:noFill/>
                    </a:ln>
                  </pic:spPr>
                </pic:pic>
              </a:graphicData>
            </a:graphic>
          </wp:inline>
        </w:drawing>
      </w:r>
    </w:p>
    <w:p w14:paraId="5D4871B0" w14:textId="77777777"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结果分析：</w:t>
      </w:r>
    </w:p>
    <w:p w14:paraId="3F3E6187" w14:textId="6BD34385"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lastRenderedPageBreak/>
        <w:t>使用了互斥锁，让对</w:t>
      </w:r>
      <w:proofErr w:type="spellStart"/>
      <w:r w:rsidRPr="003A5B7F">
        <w:rPr>
          <w:rFonts w:asciiTheme="minorEastAsia" w:hAnsiTheme="minorEastAsia"/>
          <w:sz w:val="21"/>
          <w:szCs w:val="21"/>
          <w:lang w:eastAsia="zh-CN"/>
        </w:rPr>
        <w:t>i</w:t>
      </w:r>
      <w:proofErr w:type="spellEnd"/>
      <w:r w:rsidRPr="003A5B7F">
        <w:rPr>
          <w:rFonts w:asciiTheme="minorEastAsia" w:hAnsiTheme="minorEastAsia"/>
          <w:sz w:val="21"/>
          <w:szCs w:val="21"/>
          <w:lang w:eastAsia="zh-CN"/>
        </w:rPr>
        <w:t>的操作和输出变为临界区资源，让其只能同一时刻只有一个线程操作5000次，也实现了实验目标</w:t>
      </w:r>
    </w:p>
    <w:p w14:paraId="22D23E07" w14:textId="4DFCD61A" w:rsidR="003B6312" w:rsidRPr="003A5B7F" w:rsidRDefault="003B6312"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4、将任务一中第一个实验调用system函数和调用exec族函数改成在线程中实现，观察运行结果输出进程PID与线程TID进行比较并说明原因。</w:t>
      </w:r>
    </w:p>
    <w:p w14:paraId="71A5B515" w14:textId="77777777"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于是编写代码work_10.c，使用system函数调用</w:t>
      </w:r>
      <w:proofErr w:type="spellStart"/>
      <w:r w:rsidRPr="003A5B7F">
        <w:rPr>
          <w:rFonts w:asciiTheme="minorEastAsia" w:hAnsiTheme="minorEastAsia"/>
          <w:sz w:val="21"/>
          <w:szCs w:val="21"/>
          <w:lang w:eastAsia="zh-CN"/>
        </w:rPr>
        <w:t>helloworld</w:t>
      </w:r>
      <w:proofErr w:type="spellEnd"/>
      <w:r w:rsidRPr="003A5B7F">
        <w:rPr>
          <w:rFonts w:asciiTheme="minorEastAsia" w:hAnsiTheme="minorEastAsia"/>
          <w:sz w:val="21"/>
          <w:szCs w:val="21"/>
          <w:lang w:eastAsia="zh-CN"/>
        </w:rPr>
        <w:t>，输出结果如下:</w:t>
      </w:r>
    </w:p>
    <w:p w14:paraId="7D20EDDF" w14:textId="0F57B26B" w:rsidR="00902FD8" w:rsidRPr="00902FD8" w:rsidRDefault="00B2230E" w:rsidP="003A5B7F">
      <w:pPr>
        <w:widowControl/>
        <w:spacing w:before="100" w:beforeAutospacing="1" w:after="100" w:afterAutospacing="1" w:line="360" w:lineRule="auto"/>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3BC3AA70" wp14:editId="789F38EC">
            <wp:extent cx="5581650" cy="1790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790700"/>
                    </a:xfrm>
                    <a:prstGeom prst="rect">
                      <a:avLst/>
                    </a:prstGeom>
                    <a:noFill/>
                    <a:ln>
                      <a:noFill/>
                    </a:ln>
                  </pic:spPr>
                </pic:pic>
              </a:graphicData>
            </a:graphic>
          </wp:inline>
        </w:drawing>
      </w:r>
    </w:p>
    <w:p w14:paraId="73527EF7" w14:textId="77777777"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结果分析：</w:t>
      </w:r>
    </w:p>
    <w:p w14:paraId="3EDDCCC8" w14:textId="77777777"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在子线程中调用函数，结果</w:t>
      </w:r>
      <w:proofErr w:type="spellStart"/>
      <w:r w:rsidRPr="003A5B7F">
        <w:rPr>
          <w:rFonts w:asciiTheme="minorEastAsia" w:hAnsiTheme="minorEastAsia"/>
          <w:sz w:val="21"/>
          <w:szCs w:val="21"/>
          <w:lang w:eastAsia="zh-CN"/>
        </w:rPr>
        <w:t>helloworld</w:t>
      </w:r>
      <w:proofErr w:type="spellEnd"/>
      <w:r w:rsidRPr="003A5B7F">
        <w:rPr>
          <w:rFonts w:asciiTheme="minorEastAsia" w:hAnsiTheme="minorEastAsia"/>
          <w:sz w:val="21"/>
          <w:szCs w:val="21"/>
          <w:lang w:eastAsia="zh-CN"/>
        </w:rPr>
        <w:t>进程</w:t>
      </w:r>
      <w:proofErr w:type="spellStart"/>
      <w:r w:rsidRPr="003A5B7F">
        <w:rPr>
          <w:rFonts w:asciiTheme="minorEastAsia" w:hAnsiTheme="minorEastAsia"/>
          <w:sz w:val="21"/>
          <w:szCs w:val="21"/>
          <w:lang w:eastAsia="zh-CN"/>
        </w:rPr>
        <w:t>ppid</w:t>
      </w:r>
      <w:proofErr w:type="spellEnd"/>
      <w:r w:rsidRPr="003A5B7F">
        <w:rPr>
          <w:rFonts w:asciiTheme="minorEastAsia" w:hAnsiTheme="minorEastAsia"/>
          <w:sz w:val="21"/>
          <w:szCs w:val="21"/>
          <w:lang w:eastAsia="zh-CN"/>
        </w:rPr>
        <w:t>为</w:t>
      </w:r>
      <w:proofErr w:type="gramStart"/>
      <w:r w:rsidRPr="003A5B7F">
        <w:rPr>
          <w:rFonts w:asciiTheme="minorEastAsia" w:hAnsiTheme="minorEastAsia"/>
          <w:sz w:val="21"/>
          <w:szCs w:val="21"/>
          <w:lang w:eastAsia="zh-CN"/>
        </w:rPr>
        <w:t>原进程</w:t>
      </w:r>
      <w:proofErr w:type="gramEnd"/>
      <w:r w:rsidRPr="003A5B7F">
        <w:rPr>
          <w:rFonts w:asciiTheme="minorEastAsia" w:hAnsiTheme="minorEastAsia"/>
          <w:sz w:val="21"/>
          <w:szCs w:val="21"/>
          <w:lang w:eastAsia="zh-CN"/>
        </w:rPr>
        <w:t>的</w:t>
      </w:r>
      <w:proofErr w:type="spellStart"/>
      <w:r w:rsidRPr="003A5B7F">
        <w:rPr>
          <w:rFonts w:asciiTheme="minorEastAsia" w:hAnsiTheme="minorEastAsia"/>
          <w:sz w:val="21"/>
          <w:szCs w:val="21"/>
          <w:lang w:eastAsia="zh-CN"/>
        </w:rPr>
        <w:t>pid</w:t>
      </w:r>
      <w:proofErr w:type="spellEnd"/>
      <w:r w:rsidRPr="003A5B7F">
        <w:rPr>
          <w:rFonts w:asciiTheme="minorEastAsia" w:hAnsiTheme="minorEastAsia"/>
          <w:sz w:val="21"/>
          <w:szCs w:val="21"/>
          <w:lang w:eastAsia="zh-CN"/>
        </w:rPr>
        <w:t>，这个合理，但是</w:t>
      </w:r>
      <w:proofErr w:type="spellStart"/>
      <w:r w:rsidRPr="003A5B7F">
        <w:rPr>
          <w:rFonts w:asciiTheme="minorEastAsia" w:hAnsiTheme="minorEastAsia"/>
          <w:sz w:val="21"/>
          <w:szCs w:val="21"/>
          <w:lang w:eastAsia="zh-CN"/>
        </w:rPr>
        <w:t>threadone</w:t>
      </w:r>
      <w:proofErr w:type="spellEnd"/>
      <w:r w:rsidRPr="003A5B7F">
        <w:rPr>
          <w:rFonts w:asciiTheme="minorEastAsia" w:hAnsiTheme="minorEastAsia"/>
          <w:sz w:val="21"/>
          <w:szCs w:val="21"/>
          <w:lang w:eastAsia="zh-CN"/>
        </w:rPr>
        <w:t>的</w:t>
      </w:r>
      <w:proofErr w:type="spellStart"/>
      <w:r w:rsidRPr="003A5B7F">
        <w:rPr>
          <w:rFonts w:asciiTheme="minorEastAsia" w:hAnsiTheme="minorEastAsia"/>
          <w:sz w:val="21"/>
          <w:szCs w:val="21"/>
          <w:lang w:eastAsia="zh-CN"/>
        </w:rPr>
        <w:t>pid</w:t>
      </w:r>
      <w:proofErr w:type="spellEnd"/>
      <w:r w:rsidRPr="003A5B7F">
        <w:rPr>
          <w:rFonts w:asciiTheme="minorEastAsia" w:hAnsiTheme="minorEastAsia"/>
          <w:sz w:val="21"/>
          <w:szCs w:val="21"/>
          <w:lang w:eastAsia="zh-CN"/>
        </w:rPr>
        <w:t>竟然和原本进程不一样，</w:t>
      </w:r>
      <w:proofErr w:type="spellStart"/>
      <w:r w:rsidRPr="003A5B7F">
        <w:rPr>
          <w:rFonts w:asciiTheme="minorEastAsia" w:hAnsiTheme="minorEastAsia"/>
          <w:sz w:val="21"/>
          <w:szCs w:val="21"/>
          <w:lang w:eastAsia="zh-CN"/>
        </w:rPr>
        <w:t>ppid</w:t>
      </w:r>
      <w:proofErr w:type="spellEnd"/>
      <w:r w:rsidRPr="003A5B7F">
        <w:rPr>
          <w:rFonts w:asciiTheme="minorEastAsia" w:hAnsiTheme="minorEastAsia"/>
          <w:sz w:val="21"/>
          <w:szCs w:val="21"/>
          <w:lang w:eastAsia="zh-CN"/>
        </w:rPr>
        <w:t>为两个线程共同的父进程号，经过查阅资料发现，</w:t>
      </w:r>
      <w:proofErr w:type="spellStart"/>
      <w:r w:rsidRPr="003A5B7F">
        <w:rPr>
          <w:rFonts w:asciiTheme="minorEastAsia" w:hAnsiTheme="minorEastAsia"/>
          <w:sz w:val="21"/>
          <w:szCs w:val="21"/>
          <w:lang w:eastAsia="zh-CN"/>
        </w:rPr>
        <w:t>linux</w:t>
      </w:r>
      <w:proofErr w:type="spellEnd"/>
      <w:r w:rsidRPr="003A5B7F">
        <w:rPr>
          <w:rFonts w:asciiTheme="minorEastAsia" w:hAnsiTheme="minorEastAsia"/>
          <w:sz w:val="21"/>
          <w:szCs w:val="21"/>
          <w:lang w:eastAsia="zh-CN"/>
        </w:rPr>
        <w:t>中的线程是通过进程模拟而来，所以新建线程实际上是新建了一个进程，对资源共享等等是模拟而来。</w:t>
      </w:r>
      <w:proofErr w:type="spellStart"/>
      <w:r w:rsidRPr="003A5B7F">
        <w:rPr>
          <w:rFonts w:asciiTheme="minorEastAsia" w:hAnsiTheme="minorEastAsia"/>
          <w:sz w:val="21"/>
          <w:szCs w:val="21"/>
          <w:lang w:eastAsia="zh-CN"/>
        </w:rPr>
        <w:t>tid</w:t>
      </w:r>
      <w:proofErr w:type="spellEnd"/>
      <w:r w:rsidRPr="003A5B7F">
        <w:rPr>
          <w:rFonts w:asciiTheme="minorEastAsia" w:hAnsiTheme="minorEastAsia"/>
          <w:sz w:val="21"/>
          <w:szCs w:val="21"/>
          <w:lang w:eastAsia="zh-CN"/>
        </w:rPr>
        <w:t>为正常情况</w:t>
      </w:r>
    </w:p>
    <w:p w14:paraId="5E05E2A8" w14:textId="77777777"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编写代码work_11.c，使用</w:t>
      </w:r>
      <w:proofErr w:type="spellStart"/>
      <w:r w:rsidRPr="003A5B7F">
        <w:rPr>
          <w:rFonts w:asciiTheme="minorEastAsia" w:hAnsiTheme="minorEastAsia"/>
          <w:sz w:val="21"/>
          <w:szCs w:val="21"/>
          <w:lang w:eastAsia="zh-CN"/>
        </w:rPr>
        <w:t>execv</w:t>
      </w:r>
      <w:proofErr w:type="spellEnd"/>
      <w:r w:rsidRPr="003A5B7F">
        <w:rPr>
          <w:rFonts w:asciiTheme="minorEastAsia" w:hAnsiTheme="minorEastAsia"/>
          <w:sz w:val="21"/>
          <w:szCs w:val="21"/>
          <w:lang w:eastAsia="zh-CN"/>
        </w:rPr>
        <w:t>函数调用</w:t>
      </w:r>
      <w:proofErr w:type="spellStart"/>
      <w:r w:rsidRPr="003A5B7F">
        <w:rPr>
          <w:rFonts w:asciiTheme="minorEastAsia" w:hAnsiTheme="minorEastAsia"/>
          <w:sz w:val="21"/>
          <w:szCs w:val="21"/>
          <w:lang w:eastAsia="zh-CN"/>
        </w:rPr>
        <w:t>helloworld</w:t>
      </w:r>
      <w:proofErr w:type="spellEnd"/>
      <w:r w:rsidRPr="003A5B7F">
        <w:rPr>
          <w:rFonts w:asciiTheme="minorEastAsia" w:hAnsiTheme="minorEastAsia"/>
          <w:sz w:val="21"/>
          <w:szCs w:val="21"/>
          <w:lang w:eastAsia="zh-CN"/>
        </w:rPr>
        <w:t>，输出结果如下：</w:t>
      </w:r>
    </w:p>
    <w:p w14:paraId="22D5243F" w14:textId="7EF011FA" w:rsidR="00902FD8" w:rsidRPr="00902FD8" w:rsidRDefault="00B2230E" w:rsidP="003A5B7F">
      <w:pPr>
        <w:widowControl/>
        <w:spacing w:before="100" w:beforeAutospacing="1" w:after="100" w:afterAutospacing="1" w:line="360" w:lineRule="auto"/>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49855B97" wp14:editId="1AE28409">
            <wp:extent cx="5581650" cy="12763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1276350"/>
                    </a:xfrm>
                    <a:prstGeom prst="rect">
                      <a:avLst/>
                    </a:prstGeom>
                    <a:noFill/>
                    <a:ln>
                      <a:noFill/>
                    </a:ln>
                  </pic:spPr>
                </pic:pic>
              </a:graphicData>
            </a:graphic>
          </wp:inline>
        </w:drawing>
      </w:r>
    </w:p>
    <w:p w14:paraId="65DC36DD" w14:textId="77777777" w:rsidR="00902FD8" w:rsidRPr="003A5B7F" w:rsidRDefault="00902FD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结果分析：</w:t>
      </w:r>
    </w:p>
    <w:p w14:paraId="4C319C0B" w14:textId="5CA8E763" w:rsidR="00902FD8" w:rsidRPr="003B6312" w:rsidRDefault="003A5B7F" w:rsidP="003A5B7F">
      <w:pPr>
        <w:widowControl/>
        <w:spacing w:before="100" w:beforeAutospacing="1" w:after="100" w:afterAutospacing="1" w:line="360" w:lineRule="auto"/>
        <w:rPr>
          <w:rFonts w:ascii="宋体" w:eastAsia="宋体" w:hAnsi="宋体" w:cs="宋体"/>
          <w:sz w:val="24"/>
          <w:szCs w:val="24"/>
          <w:lang w:eastAsia="zh-CN"/>
        </w:rPr>
      </w:pPr>
      <w:r>
        <w:rPr>
          <w:rFonts w:ascii="宋体" w:eastAsia="宋体" w:hAnsi="宋体" w:cs="宋体" w:hint="eastAsia"/>
          <w:sz w:val="24"/>
          <w:szCs w:val="24"/>
          <w:lang w:eastAsia="zh-CN"/>
        </w:rPr>
        <w:t>（1）</w:t>
      </w:r>
      <w:r w:rsidR="00902FD8" w:rsidRPr="003A5B7F">
        <w:rPr>
          <w:rFonts w:asciiTheme="minorEastAsia" w:hAnsiTheme="minorEastAsia"/>
          <w:sz w:val="21"/>
          <w:szCs w:val="21"/>
          <w:lang w:eastAsia="zh-CN"/>
        </w:rPr>
        <w:t>可以看出</w:t>
      </w:r>
      <w:proofErr w:type="spellStart"/>
      <w:r w:rsidR="00902FD8" w:rsidRPr="003A5B7F">
        <w:rPr>
          <w:rFonts w:asciiTheme="minorEastAsia" w:hAnsiTheme="minorEastAsia"/>
          <w:sz w:val="21"/>
          <w:szCs w:val="21"/>
          <w:lang w:eastAsia="zh-CN"/>
        </w:rPr>
        <w:t>ppid</w:t>
      </w:r>
      <w:proofErr w:type="spellEnd"/>
      <w:r w:rsidR="00902FD8" w:rsidRPr="003A5B7F">
        <w:rPr>
          <w:rFonts w:asciiTheme="minorEastAsia" w:hAnsiTheme="minorEastAsia"/>
          <w:sz w:val="21"/>
          <w:szCs w:val="21"/>
          <w:lang w:eastAsia="zh-CN"/>
        </w:rPr>
        <w:t>仍为9993，可能9993的进程专门用来线程模拟（多次运行父进程均为9993)</w:t>
      </w:r>
    </w:p>
    <w:p w14:paraId="263C3115" w14:textId="17063068" w:rsidR="00902FD8" w:rsidRPr="003A5B7F" w:rsidRDefault="00902FD8" w:rsidP="003A5B7F">
      <w:pPr>
        <w:pStyle w:val="a8"/>
        <w:widowControl/>
        <w:numPr>
          <w:ilvl w:val="0"/>
          <w:numId w:val="7"/>
        </w:numPr>
        <w:spacing w:before="100" w:beforeAutospacing="1" w:after="100" w:afterAutospacing="1" w:line="360" w:lineRule="auto"/>
        <w:ind w:firstLineChars="0"/>
        <w:rPr>
          <w:rFonts w:asciiTheme="minorEastAsia" w:hAnsiTheme="minorEastAsia"/>
          <w:sz w:val="21"/>
          <w:szCs w:val="21"/>
          <w:lang w:eastAsia="zh-CN"/>
        </w:rPr>
      </w:pPr>
      <w:r w:rsidRPr="003A5B7F">
        <w:rPr>
          <w:rFonts w:asciiTheme="minorEastAsia" w:hAnsiTheme="minorEastAsia"/>
          <w:sz w:val="21"/>
          <w:szCs w:val="21"/>
          <w:lang w:eastAsia="zh-CN"/>
        </w:rPr>
        <w:lastRenderedPageBreak/>
        <w:t>分析下面的代码可以看出，调用</w:t>
      </w:r>
      <w:proofErr w:type="spellStart"/>
      <w:r w:rsidRPr="003A5B7F">
        <w:rPr>
          <w:rFonts w:asciiTheme="minorEastAsia" w:hAnsiTheme="minorEastAsia"/>
          <w:sz w:val="21"/>
          <w:szCs w:val="21"/>
          <w:lang w:eastAsia="zh-CN"/>
        </w:rPr>
        <w:t>execv</w:t>
      </w:r>
      <w:proofErr w:type="spellEnd"/>
      <w:r w:rsidRPr="003A5B7F">
        <w:rPr>
          <w:rFonts w:asciiTheme="minorEastAsia" w:hAnsiTheme="minorEastAsia"/>
          <w:sz w:val="21"/>
          <w:szCs w:val="21"/>
          <w:lang w:eastAsia="zh-CN"/>
        </w:rPr>
        <w:t>后，对下面的线程也覆盖，让整个进程被</w:t>
      </w:r>
      <w:proofErr w:type="spellStart"/>
      <w:r w:rsidRPr="003A5B7F">
        <w:rPr>
          <w:rFonts w:asciiTheme="minorEastAsia" w:hAnsiTheme="minorEastAsia"/>
          <w:sz w:val="21"/>
          <w:szCs w:val="21"/>
          <w:lang w:eastAsia="zh-CN"/>
        </w:rPr>
        <w:t>helloworld</w:t>
      </w:r>
      <w:proofErr w:type="spellEnd"/>
      <w:r w:rsidRPr="003A5B7F">
        <w:rPr>
          <w:rFonts w:asciiTheme="minorEastAsia" w:hAnsiTheme="minorEastAsia"/>
          <w:sz w:val="21"/>
          <w:szCs w:val="21"/>
          <w:lang w:eastAsia="zh-CN"/>
        </w:rPr>
        <w:t>覆盖运行，符合线程原理，多线程处于同一个进程中。但实际上</w:t>
      </w:r>
      <w:proofErr w:type="spellStart"/>
      <w:r w:rsidRPr="003A5B7F">
        <w:rPr>
          <w:rFonts w:asciiTheme="minorEastAsia" w:hAnsiTheme="minorEastAsia"/>
          <w:sz w:val="21"/>
          <w:szCs w:val="21"/>
          <w:lang w:eastAsia="zh-CN"/>
        </w:rPr>
        <w:t>threadone</w:t>
      </w:r>
      <w:proofErr w:type="spellEnd"/>
      <w:r w:rsidRPr="003A5B7F">
        <w:rPr>
          <w:rFonts w:asciiTheme="minorEastAsia" w:hAnsiTheme="minorEastAsia"/>
          <w:sz w:val="21"/>
          <w:szCs w:val="21"/>
          <w:lang w:eastAsia="zh-CN"/>
        </w:rPr>
        <w:t>的进程号应该和</w:t>
      </w:r>
      <w:proofErr w:type="gramStart"/>
      <w:r w:rsidRPr="003A5B7F">
        <w:rPr>
          <w:rFonts w:asciiTheme="minorEastAsia" w:hAnsiTheme="minorEastAsia"/>
          <w:sz w:val="21"/>
          <w:szCs w:val="21"/>
          <w:lang w:eastAsia="zh-CN"/>
        </w:rPr>
        <w:t>原进程</w:t>
      </w:r>
      <w:proofErr w:type="gramEnd"/>
      <w:r w:rsidRPr="003A5B7F">
        <w:rPr>
          <w:rFonts w:asciiTheme="minorEastAsia" w:hAnsiTheme="minorEastAsia"/>
          <w:sz w:val="21"/>
          <w:szCs w:val="21"/>
          <w:lang w:eastAsia="zh-CN"/>
        </w:rPr>
        <w:t>不一样，所以覆盖运行也是模拟而来。（也许是通过返回原</w:t>
      </w:r>
      <w:proofErr w:type="gramStart"/>
      <w:r w:rsidRPr="003A5B7F">
        <w:rPr>
          <w:rFonts w:asciiTheme="minorEastAsia" w:hAnsiTheme="minorEastAsia"/>
          <w:sz w:val="21"/>
          <w:szCs w:val="21"/>
          <w:lang w:eastAsia="zh-CN"/>
        </w:rPr>
        <w:t>进程进程</w:t>
      </w:r>
      <w:proofErr w:type="gramEnd"/>
      <w:r w:rsidRPr="003A5B7F">
        <w:rPr>
          <w:rFonts w:asciiTheme="minorEastAsia" w:hAnsiTheme="minorEastAsia"/>
          <w:sz w:val="21"/>
          <w:szCs w:val="21"/>
          <w:lang w:eastAsia="zh-CN"/>
        </w:rPr>
        <w:t>号而实现;可以从</w:t>
      </w:r>
      <w:proofErr w:type="spellStart"/>
      <w:r w:rsidRPr="003A5B7F">
        <w:rPr>
          <w:rFonts w:asciiTheme="minorEastAsia" w:hAnsiTheme="minorEastAsia"/>
          <w:sz w:val="21"/>
          <w:szCs w:val="21"/>
          <w:lang w:eastAsia="zh-CN"/>
        </w:rPr>
        <w:t>helloworld</w:t>
      </w:r>
      <w:proofErr w:type="spellEnd"/>
      <w:r w:rsidRPr="003A5B7F">
        <w:rPr>
          <w:rFonts w:asciiTheme="minorEastAsia" w:hAnsiTheme="minorEastAsia"/>
          <w:sz w:val="21"/>
          <w:szCs w:val="21"/>
          <w:lang w:eastAsia="zh-CN"/>
        </w:rPr>
        <w:t>的父进程变为9993看出是模拟而来)</w:t>
      </w:r>
    </w:p>
    <w:p w14:paraId="0D498D91" w14:textId="01F0C4F8" w:rsidR="003B6312" w:rsidRPr="003A5B7F" w:rsidRDefault="003B6312" w:rsidP="003A5B7F">
      <w:pPr>
        <w:pStyle w:val="a8"/>
        <w:widowControl/>
        <w:numPr>
          <w:ilvl w:val="0"/>
          <w:numId w:val="7"/>
        </w:numPr>
        <w:spacing w:before="100" w:beforeAutospacing="1" w:after="100" w:afterAutospacing="1" w:line="360" w:lineRule="auto"/>
        <w:ind w:firstLineChars="0"/>
        <w:rPr>
          <w:rFonts w:asciiTheme="minorEastAsia" w:hAnsiTheme="minorEastAsia"/>
          <w:sz w:val="21"/>
          <w:szCs w:val="21"/>
          <w:lang w:eastAsia="zh-CN"/>
        </w:rPr>
      </w:pPr>
      <w:proofErr w:type="spellStart"/>
      <w:r w:rsidRPr="003A5B7F">
        <w:rPr>
          <w:rFonts w:asciiTheme="minorEastAsia" w:hAnsiTheme="minorEastAsia"/>
          <w:sz w:val="21"/>
          <w:szCs w:val="21"/>
          <w:lang w:eastAsia="zh-CN"/>
        </w:rPr>
        <w:t>tid</w:t>
      </w:r>
      <w:proofErr w:type="spellEnd"/>
      <w:r w:rsidRPr="003A5B7F">
        <w:rPr>
          <w:rFonts w:asciiTheme="minorEastAsia" w:hAnsiTheme="minorEastAsia"/>
          <w:sz w:val="21"/>
          <w:szCs w:val="21"/>
          <w:lang w:eastAsia="zh-CN"/>
        </w:rPr>
        <w:t>为正常情况</w:t>
      </w:r>
    </w:p>
    <w:p w14:paraId="1929BBE0" w14:textId="411BF7BB" w:rsidR="00563E8F" w:rsidRPr="003F0433" w:rsidRDefault="00563E8F" w:rsidP="003A5B7F">
      <w:pPr>
        <w:pStyle w:val="4"/>
        <w:spacing w:line="360" w:lineRule="auto"/>
        <w:rPr>
          <w:b w:val="0"/>
          <w:bCs w:val="0"/>
          <w:sz w:val="30"/>
          <w:szCs w:val="30"/>
          <w:lang w:eastAsia="zh-CN"/>
        </w:rPr>
      </w:pPr>
      <w:bookmarkStart w:id="19" w:name="_Toc121399424"/>
      <w:r w:rsidRPr="003F0433">
        <w:rPr>
          <w:rFonts w:hint="eastAsia"/>
          <w:b w:val="0"/>
          <w:bCs w:val="0"/>
          <w:sz w:val="30"/>
          <w:szCs w:val="30"/>
          <w:lang w:eastAsia="zh-CN"/>
        </w:rPr>
        <w:t>1</w:t>
      </w:r>
      <w:r w:rsidRPr="003F0433">
        <w:rPr>
          <w:b w:val="0"/>
          <w:bCs w:val="0"/>
          <w:sz w:val="30"/>
          <w:szCs w:val="30"/>
          <w:lang w:eastAsia="zh-CN"/>
        </w:rPr>
        <w:t>.5</w:t>
      </w:r>
      <w:r w:rsidR="003F0433" w:rsidRPr="003F0433">
        <w:rPr>
          <w:b w:val="0"/>
          <w:bCs w:val="0"/>
          <w:sz w:val="30"/>
          <w:szCs w:val="30"/>
          <w:lang w:eastAsia="zh-CN"/>
        </w:rPr>
        <w:t xml:space="preserve"> </w:t>
      </w:r>
      <w:r w:rsidRPr="003F0433">
        <w:rPr>
          <w:rFonts w:hint="eastAsia"/>
          <w:b w:val="0"/>
          <w:bCs w:val="0"/>
          <w:sz w:val="30"/>
          <w:szCs w:val="30"/>
          <w:lang w:eastAsia="zh-CN"/>
        </w:rPr>
        <w:t>测试数据设计</w:t>
      </w:r>
      <w:bookmarkEnd w:id="19"/>
    </w:p>
    <w:p w14:paraId="45F80203" w14:textId="6FD40661" w:rsidR="00FA6D48" w:rsidRPr="003A5B7F" w:rsidRDefault="00EB6CB5"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第一部分中全局变量的操作设计成父进程为</w:t>
      </w:r>
      <w:proofErr w:type="spellStart"/>
      <w:r w:rsidRPr="003A5B7F">
        <w:rPr>
          <w:rFonts w:asciiTheme="minorEastAsia" w:hAnsiTheme="minorEastAsia" w:hint="eastAsia"/>
          <w:sz w:val="21"/>
          <w:szCs w:val="21"/>
          <w:lang w:eastAsia="zh-CN"/>
        </w:rPr>
        <w:t>i</w:t>
      </w:r>
      <w:proofErr w:type="spellEnd"/>
      <w:r w:rsidRPr="003A5B7F">
        <w:rPr>
          <w:rFonts w:asciiTheme="minorEastAsia" w:hAnsiTheme="minorEastAsia"/>
          <w:sz w:val="21"/>
          <w:szCs w:val="21"/>
          <w:lang w:eastAsia="zh-CN"/>
        </w:rPr>
        <w:t>--,</w:t>
      </w:r>
      <w:r w:rsidRPr="003A5B7F">
        <w:rPr>
          <w:rFonts w:asciiTheme="minorEastAsia" w:hAnsiTheme="minorEastAsia" w:hint="eastAsia"/>
          <w:sz w:val="21"/>
          <w:szCs w:val="21"/>
          <w:lang w:eastAsia="zh-CN"/>
        </w:rPr>
        <w:t>子进程为</w:t>
      </w:r>
      <w:proofErr w:type="spellStart"/>
      <w:r w:rsidRPr="003A5B7F">
        <w:rPr>
          <w:rFonts w:asciiTheme="minorEastAsia" w:hAnsiTheme="minorEastAsia" w:hint="eastAsia"/>
          <w:sz w:val="21"/>
          <w:szCs w:val="21"/>
          <w:lang w:eastAsia="zh-CN"/>
        </w:rPr>
        <w:t>i</w:t>
      </w:r>
      <w:proofErr w:type="spellEnd"/>
      <w:r w:rsidRPr="003A5B7F">
        <w:rPr>
          <w:rFonts w:asciiTheme="minorEastAsia" w:hAnsiTheme="minorEastAsia"/>
          <w:sz w:val="21"/>
          <w:szCs w:val="21"/>
          <w:lang w:eastAsia="zh-CN"/>
        </w:rPr>
        <w:t>++,</w:t>
      </w:r>
      <w:r w:rsidRPr="003A5B7F">
        <w:rPr>
          <w:rFonts w:asciiTheme="minorEastAsia" w:hAnsiTheme="minorEastAsia" w:hint="eastAsia"/>
          <w:sz w:val="21"/>
          <w:szCs w:val="21"/>
          <w:lang w:eastAsia="zh-CN"/>
        </w:rPr>
        <w:t>让两个进程的值区分开，同时return前进行</w:t>
      </w:r>
      <w:proofErr w:type="spellStart"/>
      <w:r w:rsidRPr="003A5B7F">
        <w:rPr>
          <w:rFonts w:asciiTheme="minorEastAsia" w:hAnsiTheme="minorEastAsia" w:hint="eastAsia"/>
          <w:sz w:val="21"/>
          <w:szCs w:val="21"/>
          <w:lang w:eastAsia="zh-CN"/>
        </w:rPr>
        <w:t>i</w:t>
      </w:r>
      <w:proofErr w:type="spellEnd"/>
      <w:r w:rsidR="00FA6D48" w:rsidRPr="003A5B7F">
        <w:rPr>
          <w:rFonts w:asciiTheme="minorEastAsia" w:hAnsiTheme="minorEastAsia"/>
          <w:sz w:val="21"/>
          <w:szCs w:val="21"/>
          <w:lang w:eastAsia="zh-CN"/>
        </w:rPr>
        <w:t>--</w:t>
      </w:r>
      <w:r w:rsidRPr="003A5B7F">
        <w:rPr>
          <w:rFonts w:asciiTheme="minorEastAsia" w:hAnsiTheme="minorEastAsia" w:hint="eastAsia"/>
          <w:sz w:val="21"/>
          <w:szCs w:val="21"/>
          <w:lang w:eastAsia="zh-CN"/>
        </w:rPr>
        <w:t>操作，让r</w:t>
      </w:r>
      <w:r w:rsidRPr="003A5B7F">
        <w:rPr>
          <w:rFonts w:asciiTheme="minorEastAsia" w:hAnsiTheme="minorEastAsia"/>
          <w:sz w:val="21"/>
          <w:szCs w:val="21"/>
          <w:lang w:eastAsia="zh-CN"/>
        </w:rPr>
        <w:t>eturn</w:t>
      </w:r>
      <w:r w:rsidRPr="003A5B7F">
        <w:rPr>
          <w:rFonts w:asciiTheme="minorEastAsia" w:hAnsiTheme="minorEastAsia" w:hint="eastAsia"/>
          <w:sz w:val="21"/>
          <w:szCs w:val="21"/>
          <w:lang w:eastAsia="zh-CN"/>
        </w:rPr>
        <w:t>前</w:t>
      </w:r>
      <w:proofErr w:type="spellStart"/>
      <w:r w:rsidRPr="003A5B7F">
        <w:rPr>
          <w:rFonts w:asciiTheme="minorEastAsia" w:hAnsiTheme="minorEastAsia" w:hint="eastAsia"/>
          <w:sz w:val="21"/>
          <w:szCs w:val="21"/>
          <w:lang w:eastAsia="zh-CN"/>
        </w:rPr>
        <w:t>i</w:t>
      </w:r>
      <w:proofErr w:type="spellEnd"/>
      <w:r w:rsidRPr="003A5B7F">
        <w:rPr>
          <w:rFonts w:asciiTheme="minorEastAsia" w:hAnsiTheme="minorEastAsia" w:hint="eastAsia"/>
          <w:sz w:val="21"/>
          <w:szCs w:val="21"/>
          <w:lang w:eastAsia="zh-CN"/>
        </w:rPr>
        <w:t>值不同，根据输出顺序可以发现父子进程的运行顺序，更好的了解父子进程原理</w:t>
      </w:r>
      <w:r w:rsidR="00FA6D48" w:rsidRPr="003A5B7F">
        <w:rPr>
          <w:rFonts w:asciiTheme="minorEastAsia" w:hAnsiTheme="minorEastAsia" w:hint="eastAsia"/>
          <w:sz w:val="21"/>
          <w:szCs w:val="21"/>
          <w:lang w:eastAsia="zh-CN"/>
        </w:rPr>
        <w:t>。并且在s</w:t>
      </w:r>
      <w:r w:rsidR="00FA6D48" w:rsidRPr="003A5B7F">
        <w:rPr>
          <w:rFonts w:asciiTheme="minorEastAsia" w:hAnsiTheme="minorEastAsia"/>
          <w:sz w:val="21"/>
          <w:szCs w:val="21"/>
          <w:lang w:eastAsia="zh-CN"/>
        </w:rPr>
        <w:t>ystem()</w:t>
      </w:r>
      <w:r w:rsidR="00FA6D48" w:rsidRPr="003A5B7F">
        <w:rPr>
          <w:rFonts w:asciiTheme="minorEastAsia" w:hAnsiTheme="minorEastAsia" w:hint="eastAsia"/>
          <w:sz w:val="21"/>
          <w:szCs w:val="21"/>
          <w:lang w:eastAsia="zh-CN"/>
        </w:rPr>
        <w:t>后面和e</w:t>
      </w:r>
      <w:r w:rsidR="00FA6D48" w:rsidRPr="003A5B7F">
        <w:rPr>
          <w:rFonts w:asciiTheme="minorEastAsia" w:hAnsiTheme="minorEastAsia"/>
          <w:sz w:val="21"/>
          <w:szCs w:val="21"/>
          <w:lang w:eastAsia="zh-CN"/>
        </w:rPr>
        <w:t>xec</w:t>
      </w:r>
      <w:r w:rsidR="00FA6D48" w:rsidRPr="003A5B7F">
        <w:rPr>
          <w:rFonts w:asciiTheme="minorEastAsia" w:hAnsiTheme="minorEastAsia" w:hint="eastAsia"/>
          <w:sz w:val="21"/>
          <w:szCs w:val="21"/>
          <w:lang w:eastAsia="zh-CN"/>
        </w:rPr>
        <w:t>族函数的后面再写了一行输出，来判断是否存在覆盖操作</w:t>
      </w:r>
    </w:p>
    <w:p w14:paraId="473A0ACB" w14:textId="3405B292" w:rsidR="00EB6CB5" w:rsidRPr="003A5B7F" w:rsidRDefault="00EB6CB5"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第二部分中线程做了5</w:t>
      </w:r>
      <w:r w:rsidRPr="003A5B7F">
        <w:rPr>
          <w:rFonts w:asciiTheme="minorEastAsia" w:hAnsiTheme="minorEastAsia"/>
          <w:sz w:val="21"/>
          <w:szCs w:val="21"/>
          <w:lang w:eastAsia="zh-CN"/>
        </w:rPr>
        <w:t>000</w:t>
      </w:r>
      <w:r w:rsidRPr="003A5B7F">
        <w:rPr>
          <w:rFonts w:asciiTheme="minorEastAsia" w:hAnsiTheme="minorEastAsia" w:hint="eastAsia"/>
          <w:sz w:val="21"/>
          <w:szCs w:val="21"/>
          <w:lang w:eastAsia="zh-CN"/>
        </w:rPr>
        <w:t>次</w:t>
      </w:r>
      <w:proofErr w:type="spellStart"/>
      <w:r w:rsidRPr="003A5B7F">
        <w:rPr>
          <w:rFonts w:asciiTheme="minorEastAsia" w:hAnsiTheme="minorEastAsia" w:hint="eastAsia"/>
          <w:sz w:val="21"/>
          <w:szCs w:val="21"/>
          <w:lang w:eastAsia="zh-CN"/>
        </w:rPr>
        <w:t>i</w:t>
      </w:r>
      <w:proofErr w:type="spellEnd"/>
      <w:r w:rsidRPr="003A5B7F">
        <w:rPr>
          <w:rFonts w:asciiTheme="minorEastAsia" w:hAnsiTheme="minorEastAsia"/>
          <w:sz w:val="21"/>
          <w:szCs w:val="21"/>
          <w:lang w:eastAsia="zh-CN"/>
        </w:rPr>
        <w:t>++</w:t>
      </w:r>
      <w:r w:rsidRPr="003A5B7F">
        <w:rPr>
          <w:rFonts w:asciiTheme="minorEastAsia" w:hAnsiTheme="minorEastAsia" w:hint="eastAsia"/>
          <w:sz w:val="21"/>
          <w:szCs w:val="21"/>
          <w:lang w:eastAsia="zh-CN"/>
        </w:rPr>
        <w:t>操作，主线程做了</w:t>
      </w:r>
      <w:r w:rsidRPr="003A5B7F">
        <w:rPr>
          <w:rFonts w:asciiTheme="minorEastAsia" w:hAnsiTheme="minorEastAsia"/>
          <w:sz w:val="21"/>
          <w:szCs w:val="21"/>
          <w:lang w:eastAsia="zh-CN"/>
        </w:rPr>
        <w:t>5000</w:t>
      </w:r>
      <w:r w:rsidRPr="003A5B7F">
        <w:rPr>
          <w:rFonts w:asciiTheme="minorEastAsia" w:hAnsiTheme="minorEastAsia" w:hint="eastAsia"/>
          <w:sz w:val="21"/>
          <w:szCs w:val="21"/>
          <w:lang w:eastAsia="zh-CN"/>
        </w:rPr>
        <w:t>次</w:t>
      </w:r>
      <w:proofErr w:type="spellStart"/>
      <w:r w:rsidRPr="003A5B7F">
        <w:rPr>
          <w:rFonts w:asciiTheme="minorEastAsia" w:hAnsiTheme="minorEastAsia" w:hint="eastAsia"/>
          <w:sz w:val="21"/>
          <w:szCs w:val="21"/>
          <w:lang w:eastAsia="zh-CN"/>
        </w:rPr>
        <w:t>i</w:t>
      </w:r>
      <w:proofErr w:type="spellEnd"/>
      <w:r w:rsidRPr="003A5B7F">
        <w:rPr>
          <w:rFonts w:asciiTheme="minorEastAsia" w:hAnsiTheme="minorEastAsia" w:hint="eastAsia"/>
          <w:sz w:val="21"/>
          <w:szCs w:val="21"/>
          <w:lang w:eastAsia="zh-CN"/>
        </w:rPr>
        <w:t>-</w:t>
      </w:r>
      <w:r w:rsidRPr="003A5B7F">
        <w:rPr>
          <w:rFonts w:asciiTheme="minorEastAsia" w:hAnsiTheme="minorEastAsia"/>
          <w:sz w:val="21"/>
          <w:szCs w:val="21"/>
          <w:lang w:eastAsia="zh-CN"/>
        </w:rPr>
        <w:t>-</w:t>
      </w:r>
      <w:r w:rsidRPr="003A5B7F">
        <w:rPr>
          <w:rFonts w:asciiTheme="minorEastAsia" w:hAnsiTheme="minorEastAsia" w:hint="eastAsia"/>
          <w:sz w:val="21"/>
          <w:szCs w:val="21"/>
          <w:lang w:eastAsia="zh-CN"/>
        </w:rPr>
        <w:t>操作，这样让不做同步互斥，和做了同步互斥有着明显区别，而且这里</w:t>
      </w:r>
      <w:proofErr w:type="gramStart"/>
      <w:r w:rsidRPr="003A5B7F">
        <w:rPr>
          <w:rFonts w:asciiTheme="minorEastAsia" w:hAnsiTheme="minorEastAsia" w:hint="eastAsia"/>
          <w:sz w:val="21"/>
          <w:szCs w:val="21"/>
          <w:lang w:eastAsia="zh-CN"/>
        </w:rPr>
        <w:t>只创建</w:t>
      </w:r>
      <w:proofErr w:type="gramEnd"/>
      <w:r w:rsidRPr="003A5B7F">
        <w:rPr>
          <w:rFonts w:asciiTheme="minorEastAsia" w:hAnsiTheme="minorEastAsia" w:hint="eastAsia"/>
          <w:sz w:val="21"/>
          <w:szCs w:val="21"/>
          <w:lang w:eastAsia="zh-CN"/>
        </w:rPr>
        <w:t>了一个线程，因为本身进程的过程也是一个线程，所以没有再创建线程。</w:t>
      </w:r>
      <w:r w:rsidR="00FA6D48" w:rsidRPr="003A5B7F">
        <w:rPr>
          <w:rFonts w:asciiTheme="minorEastAsia" w:hAnsiTheme="minorEastAsia" w:hint="eastAsia"/>
          <w:sz w:val="21"/>
          <w:szCs w:val="21"/>
          <w:lang w:eastAsia="zh-CN"/>
        </w:rPr>
        <w:t>并且在s</w:t>
      </w:r>
      <w:r w:rsidR="00FA6D48" w:rsidRPr="003A5B7F">
        <w:rPr>
          <w:rFonts w:asciiTheme="minorEastAsia" w:hAnsiTheme="minorEastAsia"/>
          <w:sz w:val="21"/>
          <w:szCs w:val="21"/>
          <w:lang w:eastAsia="zh-CN"/>
        </w:rPr>
        <w:t>ystem()</w:t>
      </w:r>
      <w:r w:rsidR="00FA6D48" w:rsidRPr="003A5B7F">
        <w:rPr>
          <w:rFonts w:asciiTheme="minorEastAsia" w:hAnsiTheme="minorEastAsia" w:hint="eastAsia"/>
          <w:sz w:val="21"/>
          <w:szCs w:val="21"/>
          <w:lang w:eastAsia="zh-CN"/>
        </w:rPr>
        <w:t>后面和e</w:t>
      </w:r>
      <w:r w:rsidR="00FA6D48" w:rsidRPr="003A5B7F">
        <w:rPr>
          <w:rFonts w:asciiTheme="minorEastAsia" w:hAnsiTheme="minorEastAsia"/>
          <w:sz w:val="21"/>
          <w:szCs w:val="21"/>
          <w:lang w:eastAsia="zh-CN"/>
        </w:rPr>
        <w:t>xec</w:t>
      </w:r>
      <w:r w:rsidR="00FA6D48" w:rsidRPr="003A5B7F">
        <w:rPr>
          <w:rFonts w:asciiTheme="minorEastAsia" w:hAnsiTheme="minorEastAsia" w:hint="eastAsia"/>
          <w:sz w:val="21"/>
          <w:szCs w:val="21"/>
          <w:lang w:eastAsia="zh-CN"/>
        </w:rPr>
        <w:t>族函数的后面再写了一行输出，来判断是否存在覆盖操作</w:t>
      </w:r>
    </w:p>
    <w:p w14:paraId="59A06447" w14:textId="0DE35D69" w:rsidR="00FA6D48" w:rsidRPr="003A5B7F" w:rsidRDefault="00FA6D4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其中还让被调用执行的程序输出</w:t>
      </w:r>
      <w:proofErr w:type="spellStart"/>
      <w:r w:rsidRPr="003A5B7F">
        <w:rPr>
          <w:rFonts w:asciiTheme="minorEastAsia" w:hAnsiTheme="minorEastAsia" w:hint="eastAsia"/>
          <w:sz w:val="21"/>
          <w:szCs w:val="21"/>
          <w:lang w:eastAsia="zh-CN"/>
        </w:rPr>
        <w:t>pid</w:t>
      </w:r>
      <w:proofErr w:type="spellEnd"/>
      <w:r w:rsidRPr="003A5B7F">
        <w:rPr>
          <w:rFonts w:asciiTheme="minorEastAsia" w:hAnsiTheme="minorEastAsia" w:hint="eastAsia"/>
          <w:sz w:val="21"/>
          <w:szCs w:val="21"/>
          <w:lang w:eastAsia="zh-CN"/>
        </w:rPr>
        <w:t>与</w:t>
      </w:r>
      <w:proofErr w:type="spellStart"/>
      <w:r w:rsidRPr="003A5B7F">
        <w:rPr>
          <w:rFonts w:asciiTheme="minorEastAsia" w:hAnsiTheme="minorEastAsia" w:hint="eastAsia"/>
          <w:sz w:val="21"/>
          <w:szCs w:val="21"/>
          <w:lang w:eastAsia="zh-CN"/>
        </w:rPr>
        <w:t>ppid</w:t>
      </w:r>
      <w:proofErr w:type="spellEnd"/>
      <w:r w:rsidRPr="003A5B7F">
        <w:rPr>
          <w:rFonts w:asciiTheme="minorEastAsia" w:hAnsiTheme="minorEastAsia" w:hint="eastAsia"/>
          <w:sz w:val="21"/>
          <w:szCs w:val="21"/>
          <w:lang w:eastAsia="zh-CN"/>
        </w:rPr>
        <w:t>，</w:t>
      </w:r>
      <w:proofErr w:type="gramStart"/>
      <w:r w:rsidRPr="003A5B7F">
        <w:rPr>
          <w:rFonts w:asciiTheme="minorEastAsia" w:hAnsiTheme="minorEastAsia" w:hint="eastAsia"/>
          <w:sz w:val="21"/>
          <w:szCs w:val="21"/>
          <w:lang w:eastAsia="zh-CN"/>
        </w:rPr>
        <w:t>让进程</w:t>
      </w:r>
      <w:proofErr w:type="gramEnd"/>
      <w:r w:rsidRPr="003A5B7F">
        <w:rPr>
          <w:rFonts w:asciiTheme="minorEastAsia" w:hAnsiTheme="minorEastAsia" w:hint="eastAsia"/>
          <w:sz w:val="21"/>
          <w:szCs w:val="21"/>
          <w:lang w:eastAsia="zh-CN"/>
        </w:rPr>
        <w:t>之间的关系更加清晰</w:t>
      </w:r>
    </w:p>
    <w:p w14:paraId="168180EB" w14:textId="726FABBA" w:rsidR="00563E8F" w:rsidRPr="003F0433" w:rsidRDefault="00563E8F" w:rsidP="003A5B7F">
      <w:pPr>
        <w:pStyle w:val="4"/>
        <w:spacing w:line="360" w:lineRule="auto"/>
        <w:rPr>
          <w:b w:val="0"/>
          <w:bCs w:val="0"/>
          <w:sz w:val="30"/>
          <w:szCs w:val="30"/>
          <w:lang w:eastAsia="zh-CN"/>
        </w:rPr>
      </w:pPr>
      <w:bookmarkStart w:id="20" w:name="_Toc121399425"/>
      <w:r w:rsidRPr="003F0433">
        <w:rPr>
          <w:rFonts w:hint="eastAsia"/>
          <w:b w:val="0"/>
          <w:bCs w:val="0"/>
          <w:sz w:val="30"/>
          <w:szCs w:val="30"/>
          <w:lang w:eastAsia="zh-CN"/>
        </w:rPr>
        <w:t>1</w:t>
      </w:r>
      <w:r w:rsidRPr="003F0433">
        <w:rPr>
          <w:b w:val="0"/>
          <w:bCs w:val="0"/>
          <w:sz w:val="30"/>
          <w:szCs w:val="30"/>
          <w:lang w:eastAsia="zh-CN"/>
        </w:rPr>
        <w:t>.6</w:t>
      </w:r>
      <w:r w:rsidR="003F0433" w:rsidRPr="003F0433">
        <w:rPr>
          <w:b w:val="0"/>
          <w:bCs w:val="0"/>
          <w:sz w:val="30"/>
          <w:szCs w:val="30"/>
          <w:lang w:eastAsia="zh-CN"/>
        </w:rPr>
        <w:t xml:space="preserve"> </w:t>
      </w:r>
      <w:r w:rsidRPr="003F0433">
        <w:rPr>
          <w:rFonts w:hint="eastAsia"/>
          <w:b w:val="0"/>
          <w:bCs w:val="0"/>
          <w:sz w:val="30"/>
          <w:szCs w:val="30"/>
          <w:lang w:eastAsia="zh-CN"/>
        </w:rPr>
        <w:t>程序运行初值及运行结果分析</w:t>
      </w:r>
      <w:bookmarkEnd w:id="20"/>
    </w:p>
    <w:p w14:paraId="2722C9BA" w14:textId="0F68EC60" w:rsidR="00FA6D48" w:rsidRPr="003A5B7F" w:rsidRDefault="00FA6D4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运行与结果分析为了便于理解，均附于1</w:t>
      </w:r>
      <w:r w:rsidRPr="003A5B7F">
        <w:rPr>
          <w:rFonts w:asciiTheme="minorEastAsia" w:hAnsiTheme="minorEastAsia"/>
          <w:sz w:val="21"/>
          <w:szCs w:val="21"/>
          <w:lang w:eastAsia="zh-CN"/>
        </w:rPr>
        <w:t>.4</w:t>
      </w:r>
      <w:r w:rsidRPr="003A5B7F">
        <w:rPr>
          <w:rFonts w:asciiTheme="minorEastAsia" w:hAnsiTheme="minorEastAsia" w:hint="eastAsia"/>
          <w:sz w:val="21"/>
          <w:szCs w:val="21"/>
          <w:lang w:eastAsia="zh-CN"/>
        </w:rPr>
        <w:t>中</w:t>
      </w:r>
    </w:p>
    <w:p w14:paraId="657BF5AF" w14:textId="659DD134" w:rsidR="00563E8F" w:rsidRPr="003F0433" w:rsidRDefault="00563E8F" w:rsidP="003A5B7F">
      <w:pPr>
        <w:pStyle w:val="4"/>
        <w:spacing w:line="360" w:lineRule="auto"/>
        <w:rPr>
          <w:b w:val="0"/>
          <w:bCs w:val="0"/>
          <w:sz w:val="30"/>
          <w:szCs w:val="30"/>
          <w:lang w:eastAsia="zh-CN"/>
        </w:rPr>
      </w:pPr>
      <w:bookmarkStart w:id="21" w:name="_Toc121399426"/>
      <w:r w:rsidRPr="003F0433">
        <w:rPr>
          <w:rFonts w:hint="eastAsia"/>
          <w:b w:val="0"/>
          <w:bCs w:val="0"/>
          <w:sz w:val="30"/>
          <w:szCs w:val="30"/>
          <w:lang w:eastAsia="zh-CN"/>
        </w:rPr>
        <w:t>1</w:t>
      </w:r>
      <w:r w:rsidRPr="003F0433">
        <w:rPr>
          <w:b w:val="0"/>
          <w:bCs w:val="0"/>
          <w:sz w:val="30"/>
          <w:szCs w:val="30"/>
          <w:lang w:eastAsia="zh-CN"/>
        </w:rPr>
        <w:t>.7</w:t>
      </w:r>
      <w:r w:rsidR="003F0433" w:rsidRPr="003F0433">
        <w:rPr>
          <w:b w:val="0"/>
          <w:bCs w:val="0"/>
          <w:sz w:val="30"/>
          <w:szCs w:val="30"/>
          <w:lang w:eastAsia="zh-CN"/>
        </w:rPr>
        <w:t xml:space="preserve"> </w:t>
      </w:r>
      <w:r w:rsidRPr="003F0433">
        <w:rPr>
          <w:rFonts w:hint="eastAsia"/>
          <w:b w:val="0"/>
          <w:bCs w:val="0"/>
          <w:sz w:val="30"/>
          <w:szCs w:val="30"/>
          <w:lang w:eastAsia="zh-CN"/>
        </w:rPr>
        <w:t>实验总结</w:t>
      </w:r>
      <w:bookmarkEnd w:id="21"/>
    </w:p>
    <w:p w14:paraId="6A78DC8C" w14:textId="34BA2EAF" w:rsidR="00563E8F" w:rsidRPr="00497E4E" w:rsidRDefault="00563E8F" w:rsidP="003A5B7F">
      <w:pPr>
        <w:pStyle w:val="5"/>
        <w:spacing w:line="360" w:lineRule="auto"/>
        <w:rPr>
          <w:b w:val="0"/>
          <w:bCs w:val="0"/>
          <w:lang w:eastAsia="zh-CN"/>
        </w:rPr>
      </w:pPr>
      <w:bookmarkStart w:id="22" w:name="_Toc121399427"/>
      <w:r w:rsidRPr="00497E4E">
        <w:rPr>
          <w:b w:val="0"/>
          <w:bCs w:val="0"/>
          <w:lang w:eastAsia="zh-CN"/>
        </w:rPr>
        <w:t>1.7.1</w:t>
      </w:r>
      <w:r w:rsidR="003F0433">
        <w:rPr>
          <w:b w:val="0"/>
          <w:bCs w:val="0"/>
          <w:lang w:eastAsia="zh-CN"/>
        </w:rPr>
        <w:t xml:space="preserve"> </w:t>
      </w:r>
      <w:r w:rsidRPr="00497E4E">
        <w:rPr>
          <w:rFonts w:hint="eastAsia"/>
          <w:b w:val="0"/>
          <w:bCs w:val="0"/>
          <w:lang w:eastAsia="zh-CN"/>
        </w:rPr>
        <w:t>实验中的问题及解决过程</w:t>
      </w:r>
      <w:bookmarkEnd w:id="22"/>
    </w:p>
    <w:p w14:paraId="5A4D5B40" w14:textId="77777777" w:rsidR="008318B3" w:rsidRPr="003A5B7F" w:rsidRDefault="00FA6D4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实验中问题主要是机制和函数的使用问题</w:t>
      </w:r>
      <w:r w:rsidR="008318B3" w:rsidRPr="003A5B7F">
        <w:rPr>
          <w:rFonts w:asciiTheme="minorEastAsia" w:hAnsiTheme="minorEastAsia"/>
          <w:sz w:val="21"/>
          <w:szCs w:val="21"/>
          <w:lang w:eastAsia="zh-CN"/>
        </w:rPr>
        <w:t>。</w:t>
      </w:r>
    </w:p>
    <w:p w14:paraId="0F2852B8" w14:textId="5CE72CDA" w:rsidR="00FA6D48" w:rsidRPr="003A5B7F" w:rsidRDefault="008318B3"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进程实验中</w:t>
      </w:r>
      <w:r w:rsidR="00FA6D48" w:rsidRPr="003A5B7F">
        <w:rPr>
          <w:rFonts w:asciiTheme="minorEastAsia" w:hAnsiTheme="minorEastAsia"/>
          <w:sz w:val="21"/>
          <w:szCs w:val="21"/>
          <w:lang w:eastAsia="zh-CN"/>
        </w:rPr>
        <w:t>缓冲区的问题以及syste</w:t>
      </w:r>
      <w:r w:rsidR="00FA6D48" w:rsidRPr="003A5B7F">
        <w:rPr>
          <w:rFonts w:asciiTheme="minorEastAsia" w:hAnsiTheme="minorEastAsia" w:hint="eastAsia"/>
          <w:sz w:val="21"/>
          <w:szCs w:val="21"/>
          <w:lang w:eastAsia="zh-CN"/>
        </w:rPr>
        <w:t>m</w:t>
      </w:r>
      <w:r w:rsidR="00FA6D48" w:rsidRPr="003A5B7F">
        <w:rPr>
          <w:rFonts w:asciiTheme="minorEastAsia" w:hAnsiTheme="minorEastAsia"/>
          <w:sz w:val="21"/>
          <w:szCs w:val="21"/>
          <w:lang w:eastAsia="zh-CN"/>
        </w:rPr>
        <w:t>()函数的调用，</w:t>
      </w:r>
      <w:proofErr w:type="spellStart"/>
      <w:r w:rsidR="00FA6D48" w:rsidRPr="003A5B7F">
        <w:rPr>
          <w:rFonts w:asciiTheme="minorEastAsia" w:hAnsiTheme="minorEastAsia" w:hint="eastAsia"/>
          <w:sz w:val="21"/>
          <w:szCs w:val="21"/>
          <w:lang w:eastAsia="zh-CN"/>
        </w:rPr>
        <w:t>e</w:t>
      </w:r>
      <w:r w:rsidR="00FA6D48" w:rsidRPr="003A5B7F">
        <w:rPr>
          <w:rFonts w:asciiTheme="minorEastAsia" w:hAnsiTheme="minorEastAsia"/>
          <w:sz w:val="21"/>
          <w:szCs w:val="21"/>
          <w:lang w:eastAsia="zh-CN"/>
        </w:rPr>
        <w:t>xecv</w:t>
      </w:r>
      <w:proofErr w:type="spellEnd"/>
      <w:r w:rsidR="00FA6D48" w:rsidRPr="003A5B7F">
        <w:rPr>
          <w:rFonts w:asciiTheme="minorEastAsia" w:hAnsiTheme="minorEastAsia"/>
          <w:sz w:val="21"/>
          <w:szCs w:val="21"/>
          <w:lang w:eastAsia="zh-CN"/>
        </w:rPr>
        <w:t>（）</w:t>
      </w:r>
      <w:r w:rsidR="00FA6D48" w:rsidRPr="003A5B7F">
        <w:rPr>
          <w:rFonts w:asciiTheme="minorEastAsia" w:hAnsiTheme="minorEastAsia" w:hint="eastAsia"/>
          <w:sz w:val="21"/>
          <w:szCs w:val="21"/>
          <w:lang w:eastAsia="zh-CN"/>
        </w:rPr>
        <w:t>函数的调用</w:t>
      </w:r>
      <w:r w:rsidRPr="003A5B7F">
        <w:rPr>
          <w:rFonts w:asciiTheme="minorEastAsia" w:hAnsiTheme="minorEastAsia" w:hint="eastAsia"/>
          <w:sz w:val="21"/>
          <w:szCs w:val="21"/>
          <w:lang w:eastAsia="zh-CN"/>
        </w:rPr>
        <w:t>等等，最后均通过ppt中附带的网址，自行查找</w:t>
      </w:r>
      <w:proofErr w:type="spellStart"/>
      <w:r w:rsidRPr="003A5B7F">
        <w:rPr>
          <w:rFonts w:asciiTheme="minorEastAsia" w:hAnsiTheme="minorEastAsia" w:hint="eastAsia"/>
          <w:sz w:val="21"/>
          <w:szCs w:val="21"/>
          <w:lang w:eastAsia="zh-CN"/>
        </w:rPr>
        <w:t>csdn</w:t>
      </w:r>
      <w:proofErr w:type="spellEnd"/>
      <w:r w:rsidRPr="003A5B7F">
        <w:rPr>
          <w:rFonts w:asciiTheme="minorEastAsia" w:hAnsiTheme="minorEastAsia" w:hint="eastAsia"/>
          <w:sz w:val="21"/>
          <w:szCs w:val="21"/>
          <w:lang w:eastAsia="zh-CN"/>
        </w:rPr>
        <w:t>来理解</w:t>
      </w:r>
    </w:p>
    <w:p w14:paraId="758DAF42" w14:textId="06D2C2CC" w:rsidR="008318B3" w:rsidRPr="003A5B7F" w:rsidRDefault="008318B3"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线程</w:t>
      </w:r>
      <w:r w:rsidRPr="003A5B7F">
        <w:rPr>
          <w:rFonts w:asciiTheme="minorEastAsia" w:hAnsiTheme="minorEastAsia" w:hint="eastAsia"/>
          <w:sz w:val="21"/>
          <w:szCs w:val="21"/>
          <w:lang w:eastAsia="zh-CN"/>
        </w:rPr>
        <w:t>实验中线程创建与结束，互斥锁的实现，线程编译所需要专门link的库和</w:t>
      </w:r>
      <w:proofErr w:type="spellStart"/>
      <w:r w:rsidRPr="003A5B7F">
        <w:rPr>
          <w:rFonts w:asciiTheme="minorEastAsia" w:hAnsiTheme="minorEastAsia" w:hint="eastAsia"/>
          <w:sz w:val="21"/>
          <w:szCs w:val="21"/>
          <w:lang w:eastAsia="zh-CN"/>
        </w:rPr>
        <w:t>linux</w:t>
      </w:r>
      <w:proofErr w:type="spellEnd"/>
      <w:r w:rsidRPr="003A5B7F">
        <w:rPr>
          <w:rFonts w:asciiTheme="minorEastAsia" w:hAnsiTheme="minorEastAsia" w:hint="eastAsia"/>
          <w:sz w:val="21"/>
          <w:szCs w:val="21"/>
          <w:lang w:eastAsia="zh-CN"/>
        </w:rPr>
        <w:t>系统通过进程模拟线程等等，也是通过自行查找</w:t>
      </w:r>
      <w:proofErr w:type="spellStart"/>
      <w:r w:rsidRPr="003A5B7F">
        <w:rPr>
          <w:rFonts w:asciiTheme="minorEastAsia" w:hAnsiTheme="minorEastAsia" w:hint="eastAsia"/>
          <w:sz w:val="21"/>
          <w:szCs w:val="21"/>
          <w:lang w:eastAsia="zh-CN"/>
        </w:rPr>
        <w:t>csdn</w:t>
      </w:r>
      <w:proofErr w:type="spellEnd"/>
      <w:r w:rsidRPr="003A5B7F">
        <w:rPr>
          <w:rFonts w:asciiTheme="minorEastAsia" w:hAnsiTheme="minorEastAsia" w:hint="eastAsia"/>
          <w:sz w:val="21"/>
          <w:szCs w:val="21"/>
          <w:lang w:eastAsia="zh-CN"/>
        </w:rPr>
        <w:t>来了解知识（readme中自己写了预备知识）</w:t>
      </w:r>
    </w:p>
    <w:p w14:paraId="05AC44E0" w14:textId="10DE218F" w:rsidR="00563E8F" w:rsidRPr="00497E4E" w:rsidRDefault="00563E8F" w:rsidP="003A5B7F">
      <w:pPr>
        <w:pStyle w:val="5"/>
        <w:spacing w:line="360" w:lineRule="auto"/>
        <w:rPr>
          <w:b w:val="0"/>
          <w:bCs w:val="0"/>
          <w:lang w:eastAsia="zh-CN"/>
        </w:rPr>
      </w:pPr>
      <w:bookmarkStart w:id="23" w:name="_Toc121399428"/>
      <w:r w:rsidRPr="00497E4E">
        <w:rPr>
          <w:b w:val="0"/>
          <w:bCs w:val="0"/>
          <w:lang w:eastAsia="zh-CN"/>
        </w:rPr>
        <w:lastRenderedPageBreak/>
        <w:t>1.7.2</w:t>
      </w:r>
      <w:r w:rsidR="003F0433">
        <w:rPr>
          <w:b w:val="0"/>
          <w:bCs w:val="0"/>
          <w:lang w:eastAsia="zh-CN"/>
        </w:rPr>
        <w:t xml:space="preserve"> </w:t>
      </w:r>
      <w:r w:rsidR="00185E7D" w:rsidRPr="00497E4E">
        <w:rPr>
          <w:rFonts w:hint="eastAsia"/>
          <w:b w:val="0"/>
          <w:bCs w:val="0"/>
          <w:lang w:eastAsia="zh-CN"/>
        </w:rPr>
        <w:t>实验收获</w:t>
      </w:r>
      <w:bookmarkEnd w:id="23"/>
    </w:p>
    <w:p w14:paraId="7859F71D" w14:textId="4F493989" w:rsidR="008318B3" w:rsidRPr="003A5B7F" w:rsidRDefault="008318B3"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书上的原理是一套，但是实际上操作系统怎么实现而各有区别。</w:t>
      </w:r>
    </w:p>
    <w:p w14:paraId="1BCA4CC4" w14:textId="47311C4E" w:rsidR="008318B3" w:rsidRPr="003A5B7F" w:rsidRDefault="008318B3"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原理和实践结合，让我对操作系统有了更深的理解</w:t>
      </w:r>
    </w:p>
    <w:p w14:paraId="28B29A25" w14:textId="10726D77" w:rsidR="00185E7D" w:rsidRPr="00497E4E" w:rsidRDefault="00185E7D" w:rsidP="003A5B7F">
      <w:pPr>
        <w:pStyle w:val="5"/>
        <w:spacing w:line="360" w:lineRule="auto"/>
        <w:rPr>
          <w:b w:val="0"/>
          <w:bCs w:val="0"/>
          <w:lang w:eastAsia="zh-CN"/>
        </w:rPr>
      </w:pPr>
      <w:bookmarkStart w:id="24" w:name="_Toc121399429"/>
      <w:r w:rsidRPr="00497E4E">
        <w:rPr>
          <w:b w:val="0"/>
          <w:bCs w:val="0"/>
          <w:lang w:eastAsia="zh-CN"/>
        </w:rPr>
        <w:t>1.7.3</w:t>
      </w:r>
      <w:r w:rsidR="003F0433">
        <w:rPr>
          <w:b w:val="0"/>
          <w:bCs w:val="0"/>
          <w:lang w:eastAsia="zh-CN"/>
        </w:rPr>
        <w:t xml:space="preserve"> </w:t>
      </w:r>
      <w:r w:rsidRPr="00497E4E">
        <w:rPr>
          <w:rFonts w:hint="eastAsia"/>
          <w:b w:val="0"/>
          <w:bCs w:val="0"/>
          <w:lang w:eastAsia="zh-CN"/>
        </w:rPr>
        <w:t>意见与建议</w:t>
      </w:r>
      <w:bookmarkEnd w:id="24"/>
    </w:p>
    <w:p w14:paraId="5CEC523A" w14:textId="18ED7CBD" w:rsidR="008318B3" w:rsidRPr="003A5B7F" w:rsidRDefault="008318B3"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希望可以专门上课讲一些</w:t>
      </w:r>
      <w:proofErr w:type="spellStart"/>
      <w:r w:rsidRPr="003A5B7F">
        <w:rPr>
          <w:rFonts w:asciiTheme="minorEastAsia" w:hAnsiTheme="minorEastAsia" w:hint="eastAsia"/>
          <w:sz w:val="21"/>
          <w:szCs w:val="21"/>
          <w:lang w:eastAsia="zh-CN"/>
        </w:rPr>
        <w:t>l</w:t>
      </w:r>
      <w:r w:rsidRPr="003A5B7F">
        <w:rPr>
          <w:rFonts w:asciiTheme="minorEastAsia" w:hAnsiTheme="minorEastAsia"/>
          <w:sz w:val="21"/>
          <w:szCs w:val="21"/>
          <w:lang w:eastAsia="zh-CN"/>
        </w:rPr>
        <w:t>inux</w:t>
      </w:r>
      <w:proofErr w:type="spellEnd"/>
      <w:r w:rsidRPr="003A5B7F">
        <w:rPr>
          <w:rFonts w:asciiTheme="minorEastAsia" w:hAnsiTheme="minorEastAsia" w:hint="eastAsia"/>
          <w:sz w:val="21"/>
          <w:szCs w:val="21"/>
          <w:lang w:eastAsia="zh-CN"/>
        </w:rPr>
        <w:t>的基本操作命令等等，感觉自行查找相对于系统讲解的效率要差很多</w:t>
      </w:r>
    </w:p>
    <w:p w14:paraId="50843B1F" w14:textId="08ED3E0F" w:rsidR="00185E7D" w:rsidRPr="003F0433" w:rsidRDefault="00185E7D" w:rsidP="003A5B7F">
      <w:pPr>
        <w:pStyle w:val="4"/>
        <w:spacing w:line="360" w:lineRule="auto"/>
        <w:rPr>
          <w:b w:val="0"/>
          <w:bCs w:val="0"/>
          <w:sz w:val="30"/>
          <w:szCs w:val="30"/>
          <w:lang w:eastAsia="zh-CN"/>
        </w:rPr>
      </w:pPr>
      <w:bookmarkStart w:id="25" w:name="_Toc121399430"/>
      <w:r w:rsidRPr="003F0433">
        <w:rPr>
          <w:rFonts w:hint="eastAsia"/>
          <w:b w:val="0"/>
          <w:bCs w:val="0"/>
          <w:sz w:val="30"/>
          <w:szCs w:val="30"/>
          <w:lang w:eastAsia="zh-CN"/>
        </w:rPr>
        <w:t>1</w:t>
      </w:r>
      <w:r w:rsidRPr="003F0433">
        <w:rPr>
          <w:b w:val="0"/>
          <w:bCs w:val="0"/>
          <w:sz w:val="30"/>
          <w:szCs w:val="30"/>
          <w:lang w:eastAsia="zh-CN"/>
        </w:rPr>
        <w:t>.8</w:t>
      </w:r>
      <w:r w:rsidR="003F0433" w:rsidRPr="003F0433">
        <w:rPr>
          <w:b w:val="0"/>
          <w:bCs w:val="0"/>
          <w:sz w:val="30"/>
          <w:szCs w:val="30"/>
          <w:lang w:eastAsia="zh-CN"/>
        </w:rPr>
        <w:t xml:space="preserve"> </w:t>
      </w:r>
      <w:r w:rsidRPr="003F0433">
        <w:rPr>
          <w:rFonts w:hint="eastAsia"/>
          <w:b w:val="0"/>
          <w:bCs w:val="0"/>
          <w:sz w:val="30"/>
          <w:szCs w:val="30"/>
          <w:lang w:eastAsia="zh-CN"/>
        </w:rPr>
        <w:t>附件</w:t>
      </w:r>
      <w:bookmarkEnd w:id="25"/>
    </w:p>
    <w:p w14:paraId="53858B30" w14:textId="3C64FA90" w:rsidR="00185E7D" w:rsidRPr="003F0433" w:rsidRDefault="00185E7D" w:rsidP="003A5B7F">
      <w:pPr>
        <w:pStyle w:val="5"/>
        <w:spacing w:line="360" w:lineRule="auto"/>
        <w:rPr>
          <w:b w:val="0"/>
          <w:bCs w:val="0"/>
          <w:lang w:eastAsia="zh-CN"/>
        </w:rPr>
      </w:pPr>
      <w:r>
        <w:rPr>
          <w:rFonts w:asciiTheme="majorEastAsia" w:eastAsiaTheme="majorEastAsia" w:hAnsiTheme="majorEastAsia"/>
          <w:sz w:val="44"/>
          <w:szCs w:val="44"/>
          <w:lang w:eastAsia="zh-CN"/>
        </w:rPr>
        <w:tab/>
      </w:r>
      <w:bookmarkStart w:id="26" w:name="_Toc121399431"/>
      <w:r w:rsidRPr="003F0433">
        <w:rPr>
          <w:b w:val="0"/>
          <w:bCs w:val="0"/>
          <w:lang w:eastAsia="zh-CN"/>
        </w:rPr>
        <w:t>1.</w:t>
      </w:r>
      <w:r w:rsidRPr="009F53D3">
        <w:rPr>
          <w:b w:val="0"/>
          <w:bCs w:val="0"/>
          <w:lang w:eastAsia="zh-CN"/>
        </w:rPr>
        <w:t>8.1</w:t>
      </w:r>
      <w:r w:rsidR="003F0433" w:rsidRPr="009F53D3">
        <w:rPr>
          <w:b w:val="0"/>
          <w:bCs w:val="0"/>
          <w:lang w:eastAsia="zh-CN"/>
        </w:rPr>
        <w:t xml:space="preserve"> </w:t>
      </w:r>
      <w:r w:rsidRPr="009F53D3">
        <w:rPr>
          <w:rFonts w:hint="eastAsia"/>
          <w:b w:val="0"/>
          <w:bCs w:val="0"/>
          <w:lang w:eastAsia="zh-CN"/>
        </w:rPr>
        <w:t>附件</w:t>
      </w:r>
      <w:r w:rsidRPr="009F53D3">
        <w:rPr>
          <w:rFonts w:hint="eastAsia"/>
          <w:b w:val="0"/>
          <w:bCs w:val="0"/>
          <w:lang w:eastAsia="zh-CN"/>
        </w:rPr>
        <w:t>1</w:t>
      </w:r>
      <w:r w:rsidRPr="009F53D3">
        <w:rPr>
          <w:b w:val="0"/>
          <w:bCs w:val="0"/>
          <w:lang w:eastAsia="zh-CN"/>
        </w:rPr>
        <w:t xml:space="preserve"> </w:t>
      </w:r>
      <w:r w:rsidRPr="009F53D3">
        <w:rPr>
          <w:rFonts w:hint="eastAsia"/>
          <w:b w:val="0"/>
          <w:bCs w:val="0"/>
          <w:lang w:eastAsia="zh-CN"/>
        </w:rPr>
        <w:t>程序</w:t>
      </w:r>
      <w:bookmarkEnd w:id="26"/>
    </w:p>
    <w:p w14:paraId="0641A9E2" w14:textId="45F4462A" w:rsidR="00563E8F" w:rsidRDefault="00185E7D" w:rsidP="003A5B7F">
      <w:pPr>
        <w:pStyle w:val="5"/>
        <w:spacing w:line="360" w:lineRule="auto"/>
        <w:rPr>
          <w:b w:val="0"/>
          <w:bCs w:val="0"/>
          <w:lang w:eastAsia="zh-CN"/>
        </w:rPr>
      </w:pPr>
      <w:r>
        <w:rPr>
          <w:rFonts w:asciiTheme="majorEastAsia" w:eastAsiaTheme="majorEastAsia" w:hAnsiTheme="majorEastAsia"/>
          <w:sz w:val="44"/>
          <w:szCs w:val="44"/>
          <w:lang w:eastAsia="zh-CN"/>
        </w:rPr>
        <w:tab/>
      </w:r>
      <w:bookmarkStart w:id="27" w:name="_Toc121399432"/>
      <w:r w:rsidRPr="003F0433">
        <w:rPr>
          <w:b w:val="0"/>
          <w:bCs w:val="0"/>
          <w:lang w:eastAsia="zh-CN"/>
        </w:rPr>
        <w:t xml:space="preserve">1.8.2 </w:t>
      </w:r>
      <w:r w:rsidRPr="003F0433">
        <w:rPr>
          <w:rFonts w:hint="eastAsia"/>
          <w:b w:val="0"/>
          <w:bCs w:val="0"/>
          <w:lang w:eastAsia="zh-CN"/>
        </w:rPr>
        <w:t>附件</w:t>
      </w:r>
      <w:r w:rsidR="00DA6849">
        <w:rPr>
          <w:rFonts w:hint="eastAsia"/>
          <w:b w:val="0"/>
          <w:bCs w:val="0"/>
          <w:lang w:eastAsia="zh-CN"/>
        </w:rPr>
        <w:t>2</w:t>
      </w:r>
      <w:r w:rsidRPr="003F0433">
        <w:rPr>
          <w:rFonts w:hint="eastAsia"/>
          <w:b w:val="0"/>
          <w:bCs w:val="0"/>
          <w:lang w:eastAsia="zh-CN"/>
        </w:rPr>
        <w:t xml:space="preserve"> readme</w:t>
      </w:r>
      <w:bookmarkEnd w:id="27"/>
    </w:p>
    <w:p w14:paraId="35F3B541" w14:textId="7BB31CF3" w:rsidR="00E33D54" w:rsidRDefault="00E33D54" w:rsidP="003A5B7F">
      <w:pPr>
        <w:pStyle w:val="2"/>
        <w:spacing w:line="360" w:lineRule="auto"/>
        <w:rPr>
          <w:b w:val="0"/>
          <w:bCs w:val="0"/>
        </w:rPr>
      </w:pPr>
      <w:bookmarkStart w:id="28" w:name="_Toc121399325"/>
      <w:bookmarkStart w:id="29" w:name="_Toc121399433"/>
      <w:bookmarkStart w:id="30" w:name="_Toc121399587"/>
      <w:r>
        <w:rPr>
          <w:rFonts w:hint="eastAsia"/>
          <w:b w:val="0"/>
          <w:bCs w:val="0"/>
        </w:rPr>
        <w:t>实验</w:t>
      </w:r>
      <w:r w:rsidRPr="00E33D54">
        <w:rPr>
          <w:rFonts w:hint="eastAsia"/>
          <w:b w:val="0"/>
          <w:bCs w:val="0"/>
        </w:rPr>
        <w:t>二</w:t>
      </w:r>
      <w:r>
        <w:rPr>
          <w:rFonts w:hint="eastAsia"/>
          <w:b w:val="0"/>
          <w:bCs w:val="0"/>
        </w:rPr>
        <w:t xml:space="preserve"> </w:t>
      </w:r>
      <w:r w:rsidRPr="00E33D54">
        <w:rPr>
          <w:rFonts w:hint="eastAsia"/>
          <w:b w:val="0"/>
          <w:bCs w:val="0"/>
        </w:rPr>
        <w:t>Linux进程通信与内存管理</w:t>
      </w:r>
      <w:r>
        <w:rPr>
          <w:rFonts w:hint="eastAsia"/>
          <w:b w:val="0"/>
          <w:bCs w:val="0"/>
        </w:rPr>
        <w:t>实验</w:t>
      </w:r>
      <w:bookmarkEnd w:id="28"/>
      <w:bookmarkEnd w:id="29"/>
      <w:bookmarkEnd w:id="30"/>
    </w:p>
    <w:p w14:paraId="00663602" w14:textId="3B38A8C0" w:rsidR="00E33D54" w:rsidRDefault="00E33D54" w:rsidP="003A5B7F">
      <w:pPr>
        <w:pStyle w:val="4"/>
        <w:spacing w:line="360" w:lineRule="auto"/>
        <w:rPr>
          <w:b w:val="0"/>
          <w:bCs w:val="0"/>
          <w:sz w:val="30"/>
          <w:szCs w:val="30"/>
          <w:lang w:eastAsia="zh-CN"/>
        </w:rPr>
      </w:pPr>
      <w:bookmarkStart w:id="31" w:name="_Toc121399434"/>
      <w:r>
        <w:rPr>
          <w:b w:val="0"/>
          <w:bCs w:val="0"/>
          <w:sz w:val="30"/>
          <w:szCs w:val="30"/>
          <w:lang w:eastAsia="zh-CN"/>
        </w:rPr>
        <w:t>2</w:t>
      </w:r>
      <w:r w:rsidRPr="003F0433">
        <w:rPr>
          <w:b w:val="0"/>
          <w:bCs w:val="0"/>
          <w:sz w:val="30"/>
          <w:szCs w:val="30"/>
          <w:lang w:eastAsia="zh-CN"/>
        </w:rPr>
        <w:t xml:space="preserve">.1 </w:t>
      </w:r>
      <w:r w:rsidRPr="003F0433">
        <w:rPr>
          <w:rFonts w:hint="eastAsia"/>
          <w:b w:val="0"/>
          <w:bCs w:val="0"/>
          <w:sz w:val="30"/>
          <w:szCs w:val="30"/>
          <w:lang w:eastAsia="zh-CN"/>
        </w:rPr>
        <w:t>实验目的</w:t>
      </w:r>
      <w:bookmarkEnd w:id="31"/>
    </w:p>
    <w:p w14:paraId="07AE9D8D" w14:textId="0F80FBA1" w:rsidR="00C16FDE" w:rsidRPr="003A5B7F" w:rsidRDefault="00724F06"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本实验在用户态下，根据教材所学习的操作系统原理，完成</w:t>
      </w:r>
      <w:r w:rsidRPr="003A5B7F">
        <w:rPr>
          <w:rFonts w:asciiTheme="minorEastAsia" w:hAnsiTheme="minorEastAsia"/>
          <w:sz w:val="21"/>
          <w:szCs w:val="21"/>
          <w:lang w:eastAsia="zh-CN"/>
        </w:rPr>
        <w:t>Linux</w:t>
      </w:r>
      <w:proofErr w:type="gramStart"/>
      <w:r w:rsidRPr="003A5B7F">
        <w:rPr>
          <w:rFonts w:asciiTheme="minorEastAsia" w:hAnsiTheme="minorEastAsia" w:hint="eastAsia"/>
          <w:sz w:val="21"/>
          <w:szCs w:val="21"/>
          <w:lang w:eastAsia="zh-CN"/>
        </w:rPr>
        <w:t>下进程</w:t>
      </w:r>
      <w:proofErr w:type="gramEnd"/>
      <w:r w:rsidRPr="003A5B7F">
        <w:rPr>
          <w:rFonts w:asciiTheme="minorEastAsia" w:hAnsiTheme="minorEastAsia" w:hint="eastAsia"/>
          <w:sz w:val="21"/>
          <w:szCs w:val="21"/>
          <w:lang w:eastAsia="zh-CN"/>
        </w:rPr>
        <w:t>通信与内存管理算法的实现，通过实验，进一步理解所学理论知识。</w:t>
      </w:r>
    </w:p>
    <w:p w14:paraId="3BEDDCB2" w14:textId="5F54DDAF" w:rsidR="00B03D28" w:rsidRPr="003A5B7F" w:rsidRDefault="00B03D2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（1）进程的软中断通信</w:t>
      </w:r>
    </w:p>
    <w:p w14:paraId="63EBC402" w14:textId="55C97C8E" w:rsidR="00B03D28" w:rsidRPr="003A5B7F" w:rsidRDefault="00B03D2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编程实现进程的创建和软中断通信，通过观察、分析实验现象，深入理解进程及进程在调度执行和内存空间等方面的特点，掌握在</w:t>
      </w:r>
      <w:r w:rsidRPr="003A5B7F">
        <w:rPr>
          <w:rFonts w:asciiTheme="minorEastAsia" w:hAnsiTheme="minorEastAsia"/>
          <w:sz w:val="21"/>
          <w:szCs w:val="21"/>
          <w:lang w:eastAsia="zh-CN"/>
        </w:rPr>
        <w:t xml:space="preserve">POSIX </w:t>
      </w:r>
      <w:r w:rsidRPr="003A5B7F">
        <w:rPr>
          <w:rFonts w:asciiTheme="minorEastAsia" w:hAnsiTheme="minorEastAsia" w:hint="eastAsia"/>
          <w:sz w:val="21"/>
          <w:szCs w:val="21"/>
          <w:lang w:eastAsia="zh-CN"/>
        </w:rPr>
        <w:t>规范中系统调用的功能和使用。</w:t>
      </w:r>
    </w:p>
    <w:p w14:paraId="2DBC48B3" w14:textId="1557AA15" w:rsidR="00B03D28" w:rsidRPr="003A5B7F" w:rsidRDefault="00B03D28" w:rsidP="003A5B7F">
      <w:pPr>
        <w:spacing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w:t>
      </w:r>
      <w:r w:rsidRPr="003A5B7F">
        <w:rPr>
          <w:rFonts w:asciiTheme="minorEastAsia" w:hAnsiTheme="minorEastAsia"/>
          <w:sz w:val="21"/>
          <w:szCs w:val="21"/>
          <w:lang w:eastAsia="zh-CN"/>
        </w:rPr>
        <w:t>2</w:t>
      </w:r>
      <w:r w:rsidRPr="003A5B7F">
        <w:rPr>
          <w:rFonts w:asciiTheme="minorEastAsia" w:hAnsiTheme="minorEastAsia" w:hint="eastAsia"/>
          <w:sz w:val="21"/>
          <w:szCs w:val="21"/>
          <w:lang w:eastAsia="zh-CN"/>
        </w:rPr>
        <w:t>）管道通信</w:t>
      </w:r>
    </w:p>
    <w:p w14:paraId="5F249718" w14:textId="2D0C1203" w:rsidR="00B03D28" w:rsidRPr="003A5B7F" w:rsidRDefault="00B03D28" w:rsidP="003A5B7F">
      <w:pPr>
        <w:spacing w:line="360" w:lineRule="auto"/>
        <w:rPr>
          <w:rFonts w:asciiTheme="minorEastAsia" w:hAnsiTheme="minorEastAsia"/>
          <w:sz w:val="21"/>
          <w:szCs w:val="21"/>
          <w:lang w:eastAsia="zh-CN"/>
        </w:rPr>
      </w:pPr>
      <w:r w:rsidRPr="003A5B7F">
        <w:rPr>
          <w:rFonts w:asciiTheme="minorEastAsia" w:hAnsiTheme="minorEastAsia"/>
          <w:sz w:val="21"/>
          <w:szCs w:val="21"/>
          <w:lang w:eastAsia="zh-CN"/>
        </w:rPr>
        <w:t xml:space="preserve">   </w:t>
      </w:r>
      <w:r w:rsidRPr="003A5B7F">
        <w:rPr>
          <w:rFonts w:asciiTheme="minorEastAsia" w:hAnsiTheme="minorEastAsia" w:hint="eastAsia"/>
          <w:sz w:val="21"/>
          <w:szCs w:val="21"/>
          <w:lang w:eastAsia="zh-CN"/>
        </w:rPr>
        <w:t>编程实现进程的管道通信，通过观察、分析实验现象，深入理解进程管道通信的特点，掌握管道通信的同步和互斥机制。</w:t>
      </w:r>
    </w:p>
    <w:p w14:paraId="431BCDB6" w14:textId="7A1F4E09"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（3）页面的替换</w:t>
      </w:r>
    </w:p>
    <w:p w14:paraId="1E01BBC3" w14:textId="29C74046" w:rsidR="00B03D28" w:rsidRPr="003A5B7F" w:rsidRDefault="00B03D28" w:rsidP="003A5B7F">
      <w:pPr>
        <w:widowControl/>
        <w:spacing w:before="100" w:beforeAutospacing="1" w:after="100" w:afterAutospacing="1" w:line="360" w:lineRule="auto"/>
        <w:ind w:firstLine="390"/>
        <w:rPr>
          <w:rFonts w:asciiTheme="minorEastAsia" w:hAnsiTheme="minorEastAsia"/>
          <w:sz w:val="21"/>
          <w:szCs w:val="21"/>
          <w:lang w:eastAsia="zh-CN"/>
        </w:rPr>
      </w:pPr>
      <w:r w:rsidRPr="003A5B7F">
        <w:rPr>
          <w:rFonts w:asciiTheme="minorEastAsia" w:hAnsiTheme="minorEastAsia" w:hint="eastAsia"/>
          <w:sz w:val="21"/>
          <w:szCs w:val="21"/>
          <w:lang w:eastAsia="zh-CN"/>
        </w:rPr>
        <w:t>模拟实现</w:t>
      </w:r>
      <w:r w:rsidRPr="003A5B7F">
        <w:rPr>
          <w:rFonts w:asciiTheme="minorEastAsia" w:hAnsiTheme="minorEastAsia"/>
          <w:sz w:val="21"/>
          <w:szCs w:val="21"/>
          <w:lang w:eastAsia="zh-CN"/>
        </w:rPr>
        <w:t>FIFO</w:t>
      </w:r>
      <w:r w:rsidRPr="003A5B7F">
        <w:rPr>
          <w:rFonts w:asciiTheme="minorEastAsia" w:hAnsiTheme="minorEastAsia" w:hint="eastAsia"/>
          <w:sz w:val="21"/>
          <w:szCs w:val="21"/>
          <w:lang w:eastAsia="zh-CN"/>
        </w:rPr>
        <w:t>算法，</w:t>
      </w:r>
      <w:r w:rsidRPr="003A5B7F">
        <w:rPr>
          <w:rFonts w:asciiTheme="minorEastAsia" w:hAnsiTheme="minorEastAsia"/>
          <w:sz w:val="21"/>
          <w:szCs w:val="21"/>
          <w:lang w:eastAsia="zh-CN"/>
        </w:rPr>
        <w:t>LRU</w:t>
      </w:r>
      <w:r w:rsidRPr="003A5B7F">
        <w:rPr>
          <w:rFonts w:asciiTheme="minorEastAsia" w:hAnsiTheme="minorEastAsia" w:hint="eastAsia"/>
          <w:sz w:val="21"/>
          <w:szCs w:val="21"/>
          <w:lang w:eastAsia="zh-CN"/>
        </w:rPr>
        <w:t>算法</w:t>
      </w:r>
    </w:p>
    <w:p w14:paraId="6CC0E480" w14:textId="76D900B5" w:rsidR="00E33D54" w:rsidRDefault="00E6279E" w:rsidP="003A5B7F">
      <w:pPr>
        <w:pStyle w:val="4"/>
        <w:spacing w:line="360" w:lineRule="auto"/>
        <w:rPr>
          <w:b w:val="0"/>
          <w:bCs w:val="0"/>
          <w:sz w:val="30"/>
          <w:szCs w:val="30"/>
          <w:lang w:eastAsia="zh-CN"/>
        </w:rPr>
      </w:pPr>
      <w:bookmarkStart w:id="32" w:name="_Toc121399435"/>
      <w:r>
        <w:rPr>
          <w:b w:val="0"/>
          <w:bCs w:val="0"/>
          <w:sz w:val="30"/>
          <w:szCs w:val="30"/>
          <w:lang w:eastAsia="zh-CN"/>
        </w:rPr>
        <w:lastRenderedPageBreak/>
        <w:t xml:space="preserve">2.2 </w:t>
      </w:r>
      <w:r>
        <w:rPr>
          <w:rFonts w:hint="eastAsia"/>
          <w:b w:val="0"/>
          <w:bCs w:val="0"/>
          <w:sz w:val="30"/>
          <w:szCs w:val="30"/>
          <w:lang w:eastAsia="zh-CN"/>
        </w:rPr>
        <w:t>实</w:t>
      </w:r>
      <w:r>
        <w:rPr>
          <w:b w:val="0"/>
          <w:bCs w:val="0"/>
          <w:sz w:val="30"/>
          <w:szCs w:val="30"/>
          <w:lang w:eastAsia="zh-CN"/>
        </w:rPr>
        <w:t>验内容</w:t>
      </w:r>
      <w:bookmarkEnd w:id="32"/>
    </w:p>
    <w:p w14:paraId="09B6665F" w14:textId="192B564C" w:rsidR="00724F06" w:rsidRPr="003A5B7F" w:rsidRDefault="00724F06"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1</w:t>
      </w:r>
      <w:r w:rsidRPr="003A5B7F">
        <w:rPr>
          <w:rFonts w:asciiTheme="minorEastAsia" w:hAnsiTheme="minorEastAsia"/>
          <w:sz w:val="21"/>
          <w:szCs w:val="21"/>
          <w:lang w:eastAsia="zh-CN"/>
        </w:rPr>
        <w:t xml:space="preserve">. </w:t>
      </w:r>
      <w:r w:rsidRPr="003A5B7F">
        <w:rPr>
          <w:rFonts w:asciiTheme="minorEastAsia" w:hAnsiTheme="minorEastAsia" w:hint="eastAsia"/>
          <w:sz w:val="21"/>
          <w:szCs w:val="21"/>
          <w:lang w:eastAsia="zh-CN"/>
        </w:rPr>
        <w:t>进程软中断与管道通信（必做）</w:t>
      </w:r>
    </w:p>
    <w:p w14:paraId="27049603" w14:textId="08C968B2" w:rsidR="00724F06" w:rsidRPr="003A5B7F" w:rsidRDefault="00724F06"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2</w:t>
      </w:r>
      <w:r w:rsidRPr="003A5B7F">
        <w:rPr>
          <w:rFonts w:asciiTheme="minorEastAsia" w:hAnsiTheme="minorEastAsia"/>
          <w:sz w:val="21"/>
          <w:szCs w:val="21"/>
          <w:lang w:eastAsia="zh-CN"/>
        </w:rPr>
        <w:t xml:space="preserve">. </w:t>
      </w:r>
      <w:r w:rsidRPr="003A5B7F">
        <w:rPr>
          <w:rFonts w:asciiTheme="minorEastAsia" w:hAnsiTheme="minorEastAsia" w:hint="eastAsia"/>
          <w:sz w:val="21"/>
          <w:szCs w:val="21"/>
          <w:lang w:eastAsia="zh-CN"/>
        </w:rPr>
        <w:t>页面置换（选做）</w:t>
      </w:r>
    </w:p>
    <w:p w14:paraId="245106B1" w14:textId="31C224C5" w:rsidR="00E33D54" w:rsidRDefault="00E33D54" w:rsidP="003A5B7F">
      <w:pPr>
        <w:pStyle w:val="4"/>
        <w:spacing w:line="360" w:lineRule="auto"/>
        <w:rPr>
          <w:b w:val="0"/>
          <w:bCs w:val="0"/>
          <w:sz w:val="30"/>
          <w:szCs w:val="30"/>
          <w:lang w:eastAsia="zh-CN"/>
        </w:rPr>
      </w:pPr>
      <w:bookmarkStart w:id="33" w:name="_Toc121399436"/>
      <w:r>
        <w:rPr>
          <w:b w:val="0"/>
          <w:bCs w:val="0"/>
          <w:sz w:val="30"/>
          <w:szCs w:val="30"/>
          <w:lang w:eastAsia="zh-CN"/>
        </w:rPr>
        <w:t>2</w:t>
      </w:r>
      <w:r w:rsidRPr="003F0433">
        <w:rPr>
          <w:b w:val="0"/>
          <w:bCs w:val="0"/>
          <w:sz w:val="30"/>
          <w:szCs w:val="30"/>
          <w:lang w:eastAsia="zh-CN"/>
        </w:rPr>
        <w:t xml:space="preserve">.3 </w:t>
      </w:r>
      <w:r w:rsidRPr="003F0433">
        <w:rPr>
          <w:rFonts w:hint="eastAsia"/>
          <w:b w:val="0"/>
          <w:bCs w:val="0"/>
          <w:sz w:val="30"/>
          <w:szCs w:val="30"/>
          <w:lang w:eastAsia="zh-CN"/>
        </w:rPr>
        <w:t>实验思想</w:t>
      </w:r>
      <w:bookmarkEnd w:id="33"/>
    </w:p>
    <w:p w14:paraId="00096493" w14:textId="09A42019" w:rsidR="00724F06" w:rsidRDefault="00724F06" w:rsidP="003A5B7F">
      <w:pPr>
        <w:widowControl/>
        <w:spacing w:before="100" w:beforeAutospacing="1" w:after="100" w:afterAutospacing="1" w:line="360" w:lineRule="auto"/>
        <w:rPr>
          <w:rFonts w:ascii="宋体" w:eastAsia="宋体" w:hAnsi="宋体" w:cs="宋体"/>
          <w:sz w:val="24"/>
          <w:szCs w:val="24"/>
          <w:lang w:eastAsia="zh-CN"/>
        </w:rPr>
      </w:pPr>
      <w:r w:rsidRPr="00724F06">
        <w:rPr>
          <w:rFonts w:ascii="宋体" w:eastAsia="宋体" w:hAnsi="宋体" w:cs="宋体" w:hint="eastAsia"/>
          <w:sz w:val="24"/>
          <w:szCs w:val="24"/>
          <w:lang w:eastAsia="zh-CN"/>
        </w:rPr>
        <w:t>1</w:t>
      </w:r>
      <w:r w:rsidRPr="00724F06">
        <w:rPr>
          <w:rFonts w:ascii="宋体" w:eastAsia="宋体" w:hAnsi="宋体" w:cs="宋体"/>
          <w:sz w:val="24"/>
          <w:szCs w:val="24"/>
          <w:lang w:eastAsia="zh-CN"/>
        </w:rPr>
        <w:t>.UNIX</w:t>
      </w:r>
      <w:r w:rsidRPr="00724F06">
        <w:rPr>
          <w:rFonts w:ascii="宋体" w:eastAsia="宋体" w:hAnsi="宋体" w:cs="宋体" w:hint="eastAsia"/>
          <w:sz w:val="24"/>
          <w:szCs w:val="24"/>
          <w:lang w:eastAsia="zh-CN"/>
        </w:rPr>
        <w:t>相关系统调用介绍</w:t>
      </w:r>
    </w:p>
    <w:p w14:paraId="5036AB79" w14:textId="0718B3D2" w:rsidR="00724F06" w:rsidRPr="00724F06" w:rsidRDefault="00724F06" w:rsidP="003A5B7F">
      <w:pPr>
        <w:widowControl/>
        <w:spacing w:before="100" w:beforeAutospacing="1" w:after="100" w:afterAutospacing="1" w:line="360" w:lineRule="auto"/>
        <w:rPr>
          <w:rFonts w:ascii="宋体" w:eastAsia="宋体" w:hAnsi="宋体" w:cs="宋体"/>
          <w:b/>
          <w:bCs/>
          <w:sz w:val="24"/>
          <w:szCs w:val="24"/>
          <w:lang w:eastAsia="zh-CN"/>
        </w:rPr>
      </w:pPr>
      <w:r w:rsidRPr="00724F06">
        <w:rPr>
          <w:rFonts w:ascii="宋体" w:eastAsia="宋体" w:hAnsi="宋体" w:cs="宋体"/>
          <w:b/>
          <w:bCs/>
          <w:sz w:val="24"/>
          <w:szCs w:val="24"/>
          <w:lang w:eastAsia="zh-CN"/>
        </w:rPr>
        <w:t>fork()</w:t>
      </w:r>
      <w:r w:rsidRPr="00724F06">
        <w:rPr>
          <w:rFonts w:ascii="宋体" w:eastAsia="宋体" w:hAnsi="宋体" w:cs="宋体" w:hint="eastAsia"/>
          <w:b/>
          <w:bCs/>
          <w:sz w:val="24"/>
          <w:szCs w:val="24"/>
          <w:lang w:eastAsia="zh-CN"/>
        </w:rPr>
        <w:t>：创建</w:t>
      </w:r>
      <w:proofErr w:type="gramStart"/>
      <w:r w:rsidRPr="00724F06">
        <w:rPr>
          <w:rFonts w:ascii="宋体" w:eastAsia="宋体" w:hAnsi="宋体" w:cs="宋体" w:hint="eastAsia"/>
          <w:b/>
          <w:bCs/>
          <w:sz w:val="24"/>
          <w:szCs w:val="24"/>
          <w:lang w:eastAsia="zh-CN"/>
        </w:rPr>
        <w:t>一</w:t>
      </w:r>
      <w:proofErr w:type="gramEnd"/>
      <w:r w:rsidRPr="00724F06">
        <w:rPr>
          <w:rFonts w:ascii="宋体" w:eastAsia="宋体" w:hAnsi="宋体" w:cs="宋体" w:hint="eastAsia"/>
          <w:b/>
          <w:bCs/>
          <w:sz w:val="24"/>
          <w:szCs w:val="24"/>
          <w:lang w:eastAsia="zh-CN"/>
        </w:rPr>
        <w:t>个子进程</w:t>
      </w:r>
    </w:p>
    <w:p w14:paraId="728537B8" w14:textId="70A08AC4" w:rsidR="00724F06" w:rsidRPr="003A5B7F" w:rsidRDefault="00724F06" w:rsidP="003A5B7F">
      <w:pPr>
        <w:widowControl/>
        <w:spacing w:before="100" w:beforeAutospacing="1" w:after="100" w:afterAutospacing="1" w:line="360" w:lineRule="auto"/>
        <w:rPr>
          <w:rFonts w:asciiTheme="minorEastAsia" w:hAnsiTheme="minorEastAsia"/>
          <w:sz w:val="21"/>
          <w:szCs w:val="21"/>
          <w:lang w:eastAsia="zh-CN"/>
        </w:rPr>
      </w:pPr>
      <w:r w:rsidRPr="00724F06">
        <w:rPr>
          <w:rFonts w:ascii="宋体" w:eastAsia="宋体" w:hAnsi="宋体" w:cs="宋体" w:hint="eastAsia"/>
          <w:sz w:val="24"/>
          <w:szCs w:val="24"/>
          <w:lang w:eastAsia="zh-CN"/>
        </w:rPr>
        <w:t>（</w:t>
      </w:r>
      <w:r w:rsidRPr="003A5B7F">
        <w:rPr>
          <w:rFonts w:asciiTheme="minorEastAsia" w:hAnsiTheme="minorEastAsia" w:hint="eastAsia"/>
          <w:sz w:val="21"/>
          <w:szCs w:val="21"/>
          <w:lang w:eastAsia="zh-CN"/>
        </w:rPr>
        <w:t>1）创建的子进程是</w:t>
      </w:r>
      <w:r w:rsidRPr="003A5B7F">
        <w:rPr>
          <w:rFonts w:asciiTheme="minorEastAsia" w:hAnsiTheme="minorEastAsia"/>
          <w:sz w:val="21"/>
          <w:szCs w:val="21"/>
          <w:lang w:eastAsia="zh-CN"/>
        </w:rPr>
        <w:t>fork</w:t>
      </w:r>
      <w:r w:rsidRPr="003A5B7F">
        <w:rPr>
          <w:rFonts w:asciiTheme="minorEastAsia" w:hAnsiTheme="minorEastAsia" w:hint="eastAsia"/>
          <w:sz w:val="21"/>
          <w:szCs w:val="21"/>
          <w:lang w:eastAsia="zh-CN"/>
        </w:rPr>
        <w:t>调用</w:t>
      </w:r>
      <w:proofErr w:type="gramStart"/>
      <w:r w:rsidRPr="003A5B7F">
        <w:rPr>
          <w:rFonts w:asciiTheme="minorEastAsia" w:hAnsiTheme="minorEastAsia" w:hint="eastAsia"/>
          <w:sz w:val="21"/>
          <w:szCs w:val="21"/>
          <w:lang w:eastAsia="zh-CN"/>
        </w:rPr>
        <w:t>者进程</w:t>
      </w:r>
      <w:proofErr w:type="gramEnd"/>
      <w:r w:rsidRPr="003A5B7F">
        <w:rPr>
          <w:rFonts w:asciiTheme="minorEastAsia" w:hAnsiTheme="minorEastAsia" w:hint="eastAsia"/>
          <w:sz w:val="21"/>
          <w:szCs w:val="21"/>
          <w:lang w:eastAsia="zh-CN"/>
        </w:rPr>
        <w:t>(即父进程)的复制品,即进程映像.除了进程标识数以及与进程特性有关的一些参数外,其他都与父进程相同,与父进程共享文本段和打开的文件,并都受进程调度程序的调度.</w:t>
      </w:r>
    </w:p>
    <w:p w14:paraId="050CEE8B" w14:textId="2F82148B" w:rsidR="00724F06" w:rsidRPr="003A5B7F" w:rsidRDefault="00724F06"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（2）如果创建进程失败,则</w:t>
      </w:r>
      <w:r w:rsidRPr="003A5B7F">
        <w:rPr>
          <w:rFonts w:asciiTheme="minorEastAsia" w:hAnsiTheme="minorEastAsia"/>
          <w:sz w:val="21"/>
          <w:szCs w:val="21"/>
          <w:lang w:eastAsia="zh-CN"/>
        </w:rPr>
        <w:t>fork()</w:t>
      </w:r>
      <w:r w:rsidRPr="003A5B7F">
        <w:rPr>
          <w:rFonts w:asciiTheme="minorEastAsia" w:hAnsiTheme="minorEastAsia" w:hint="eastAsia"/>
          <w:sz w:val="21"/>
          <w:szCs w:val="21"/>
          <w:lang w:eastAsia="zh-CN"/>
        </w:rPr>
        <w:t>返回值为-1,</w:t>
      </w:r>
      <w:proofErr w:type="gramStart"/>
      <w:r w:rsidRPr="003A5B7F">
        <w:rPr>
          <w:rFonts w:asciiTheme="minorEastAsia" w:hAnsiTheme="minorEastAsia" w:hint="eastAsia"/>
          <w:sz w:val="21"/>
          <w:szCs w:val="21"/>
          <w:lang w:eastAsia="zh-CN"/>
        </w:rPr>
        <w:t>若创建</w:t>
      </w:r>
      <w:proofErr w:type="gramEnd"/>
      <w:r w:rsidRPr="003A5B7F">
        <w:rPr>
          <w:rFonts w:asciiTheme="minorEastAsia" w:hAnsiTheme="minorEastAsia" w:hint="eastAsia"/>
          <w:sz w:val="21"/>
          <w:szCs w:val="21"/>
          <w:lang w:eastAsia="zh-CN"/>
        </w:rPr>
        <w:t>成功,则从父进程返回值是子进程号,从子进程返回的值是0</w:t>
      </w:r>
    </w:p>
    <w:p w14:paraId="2CEE93E2" w14:textId="75C46B40" w:rsidR="00724F06" w:rsidRDefault="00724F06" w:rsidP="003A5B7F">
      <w:pPr>
        <w:widowControl/>
        <w:spacing w:before="100" w:beforeAutospacing="1" w:after="100" w:afterAutospacing="1" w:line="360" w:lineRule="auto"/>
        <w:rPr>
          <w:rFonts w:ascii="宋体" w:eastAsia="宋体" w:hAnsi="宋体" w:cs="宋体"/>
          <w:b/>
          <w:bCs/>
          <w:sz w:val="24"/>
          <w:szCs w:val="24"/>
          <w:lang w:eastAsia="zh-CN"/>
        </w:rPr>
      </w:pPr>
      <w:r w:rsidRPr="00724F06">
        <w:rPr>
          <w:rFonts w:ascii="宋体" w:eastAsia="宋体" w:hAnsi="宋体" w:cs="宋体"/>
          <w:b/>
          <w:bCs/>
          <w:sz w:val="24"/>
          <w:szCs w:val="24"/>
          <w:lang w:eastAsia="zh-CN"/>
        </w:rPr>
        <w:t xml:space="preserve">exec(): </w:t>
      </w:r>
      <w:r w:rsidRPr="00724F06">
        <w:rPr>
          <w:rFonts w:ascii="宋体" w:eastAsia="宋体" w:hAnsi="宋体" w:cs="宋体" w:hint="eastAsia"/>
          <w:b/>
          <w:bCs/>
          <w:sz w:val="24"/>
          <w:szCs w:val="24"/>
          <w:lang w:eastAsia="zh-CN"/>
        </w:rPr>
        <w:t>装入并执行相应文件</w:t>
      </w:r>
    </w:p>
    <w:p w14:paraId="16827AD9" w14:textId="5D6D8634" w:rsidR="00724F06"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（1）</w:t>
      </w:r>
      <w:r w:rsidR="00724F06" w:rsidRPr="003A5B7F">
        <w:rPr>
          <w:rFonts w:asciiTheme="minorEastAsia" w:hAnsiTheme="minorEastAsia" w:hint="eastAsia"/>
          <w:sz w:val="21"/>
          <w:szCs w:val="21"/>
          <w:lang w:eastAsia="zh-CN"/>
        </w:rPr>
        <w:t>因为</w:t>
      </w:r>
      <w:r w:rsidR="00724F06" w:rsidRPr="003A5B7F">
        <w:rPr>
          <w:rFonts w:asciiTheme="minorEastAsia" w:hAnsiTheme="minorEastAsia"/>
          <w:sz w:val="21"/>
          <w:szCs w:val="21"/>
          <w:lang w:eastAsia="zh-CN"/>
        </w:rPr>
        <w:t>FORK</w:t>
      </w:r>
      <w:r w:rsidR="00724F06" w:rsidRPr="003A5B7F">
        <w:rPr>
          <w:rFonts w:asciiTheme="minorEastAsia" w:hAnsiTheme="minorEastAsia" w:hint="eastAsia"/>
          <w:sz w:val="21"/>
          <w:szCs w:val="21"/>
          <w:lang w:eastAsia="zh-CN"/>
        </w:rPr>
        <w:t>会将调用进程的所有内容原封不动地拷贝到新创建的子进程中去</w:t>
      </w:r>
      <w:r w:rsidR="00724F06" w:rsidRPr="003A5B7F">
        <w:rPr>
          <w:rFonts w:asciiTheme="minorEastAsia" w:hAnsiTheme="minorEastAsia"/>
          <w:sz w:val="21"/>
          <w:szCs w:val="21"/>
          <w:lang w:eastAsia="zh-CN"/>
        </w:rPr>
        <w:t>,</w:t>
      </w:r>
      <w:r w:rsidR="00724F06" w:rsidRPr="003A5B7F">
        <w:rPr>
          <w:rFonts w:asciiTheme="minorEastAsia" w:hAnsiTheme="minorEastAsia" w:hint="eastAsia"/>
          <w:sz w:val="21"/>
          <w:szCs w:val="21"/>
          <w:lang w:eastAsia="zh-CN"/>
        </w:rPr>
        <w:t>而如果之后马上调用</w:t>
      </w:r>
      <w:r w:rsidR="00724F06" w:rsidRPr="003A5B7F">
        <w:rPr>
          <w:rFonts w:asciiTheme="minorEastAsia" w:hAnsiTheme="minorEastAsia"/>
          <w:sz w:val="21"/>
          <w:szCs w:val="21"/>
          <w:lang w:eastAsia="zh-CN"/>
        </w:rPr>
        <w:t>exec,</w:t>
      </w:r>
      <w:r w:rsidR="00724F06" w:rsidRPr="003A5B7F">
        <w:rPr>
          <w:rFonts w:asciiTheme="minorEastAsia" w:hAnsiTheme="minorEastAsia" w:hint="eastAsia"/>
          <w:sz w:val="21"/>
          <w:szCs w:val="21"/>
          <w:lang w:eastAsia="zh-CN"/>
        </w:rPr>
        <w:t>这些拷贝的东西又会马上抹掉</w:t>
      </w:r>
      <w:r w:rsidR="00724F06" w:rsidRPr="003A5B7F">
        <w:rPr>
          <w:rFonts w:asciiTheme="minorEastAsia" w:hAnsiTheme="minorEastAsia"/>
          <w:sz w:val="21"/>
          <w:szCs w:val="21"/>
          <w:lang w:eastAsia="zh-CN"/>
        </w:rPr>
        <w:t>,</w:t>
      </w:r>
      <w:r w:rsidR="00724F06" w:rsidRPr="003A5B7F">
        <w:rPr>
          <w:rFonts w:asciiTheme="minorEastAsia" w:hAnsiTheme="minorEastAsia" w:hint="eastAsia"/>
          <w:sz w:val="21"/>
          <w:szCs w:val="21"/>
          <w:lang w:eastAsia="zh-CN"/>
        </w:rPr>
        <w:t>非常不划算</w:t>
      </w:r>
      <w:r w:rsidR="00724F06" w:rsidRPr="003A5B7F">
        <w:rPr>
          <w:rFonts w:asciiTheme="minorEastAsia" w:hAnsiTheme="minorEastAsia"/>
          <w:sz w:val="21"/>
          <w:szCs w:val="21"/>
          <w:lang w:eastAsia="zh-CN"/>
        </w:rPr>
        <w:t>.</w:t>
      </w:r>
      <w:r w:rsidR="00724F06" w:rsidRPr="003A5B7F">
        <w:rPr>
          <w:rFonts w:asciiTheme="minorEastAsia" w:hAnsiTheme="minorEastAsia" w:hint="eastAsia"/>
          <w:sz w:val="21"/>
          <w:szCs w:val="21"/>
          <w:lang w:eastAsia="zh-CN"/>
        </w:rPr>
        <w:t>于是设计了一种</w:t>
      </w:r>
      <w:proofErr w:type="gramStart"/>
      <w:r w:rsidR="00724F06" w:rsidRPr="003A5B7F">
        <w:rPr>
          <w:rFonts w:asciiTheme="minorEastAsia" w:hAnsiTheme="minorEastAsia" w:hint="eastAsia"/>
          <w:sz w:val="21"/>
          <w:szCs w:val="21"/>
          <w:lang w:eastAsia="zh-CN"/>
        </w:rPr>
        <w:t>叫作</w:t>
      </w:r>
      <w:r w:rsidR="00724F06" w:rsidRPr="003A5B7F">
        <w:rPr>
          <w:rFonts w:asciiTheme="minorEastAsia" w:hAnsiTheme="minorEastAsia"/>
          <w:sz w:val="21"/>
          <w:szCs w:val="21"/>
          <w:lang w:eastAsia="zh-CN"/>
        </w:rPr>
        <w:t>”</w:t>
      </w:r>
      <w:proofErr w:type="gramEnd"/>
      <w:r w:rsidR="00724F06" w:rsidRPr="003A5B7F">
        <w:rPr>
          <w:rFonts w:asciiTheme="minorEastAsia" w:hAnsiTheme="minorEastAsia" w:hint="eastAsia"/>
          <w:sz w:val="21"/>
          <w:szCs w:val="21"/>
          <w:lang w:eastAsia="zh-CN"/>
        </w:rPr>
        <w:t>写时拷贝</w:t>
      </w:r>
      <w:proofErr w:type="gramStart"/>
      <w:r w:rsidR="00724F06" w:rsidRPr="003A5B7F">
        <w:rPr>
          <w:rFonts w:asciiTheme="minorEastAsia" w:hAnsiTheme="minorEastAsia"/>
          <w:sz w:val="21"/>
          <w:szCs w:val="21"/>
          <w:lang w:eastAsia="zh-CN"/>
        </w:rPr>
        <w:t>”</w:t>
      </w:r>
      <w:proofErr w:type="gramEnd"/>
      <w:r w:rsidR="00724F06" w:rsidRPr="003A5B7F">
        <w:rPr>
          <w:rFonts w:asciiTheme="minorEastAsia" w:hAnsiTheme="minorEastAsia" w:hint="eastAsia"/>
          <w:sz w:val="21"/>
          <w:szCs w:val="21"/>
          <w:lang w:eastAsia="zh-CN"/>
        </w:rPr>
        <w:t>的技术</w:t>
      </w:r>
      <w:r w:rsidR="00724F06" w:rsidRPr="003A5B7F">
        <w:rPr>
          <w:rFonts w:asciiTheme="minorEastAsia" w:hAnsiTheme="minorEastAsia"/>
          <w:sz w:val="21"/>
          <w:szCs w:val="21"/>
          <w:lang w:eastAsia="zh-CN"/>
        </w:rPr>
        <w:t>,</w:t>
      </w:r>
      <w:r w:rsidR="00724F06" w:rsidRPr="003A5B7F">
        <w:rPr>
          <w:rFonts w:asciiTheme="minorEastAsia" w:hAnsiTheme="minorEastAsia" w:hint="eastAsia"/>
          <w:sz w:val="21"/>
          <w:szCs w:val="21"/>
          <w:lang w:eastAsia="zh-CN"/>
        </w:rPr>
        <w:t>使得</w:t>
      </w:r>
      <w:r w:rsidR="00724F06" w:rsidRPr="003A5B7F">
        <w:rPr>
          <w:rFonts w:asciiTheme="minorEastAsia" w:hAnsiTheme="minorEastAsia"/>
          <w:sz w:val="21"/>
          <w:szCs w:val="21"/>
          <w:lang w:eastAsia="zh-CN"/>
        </w:rPr>
        <w:t>fork</w:t>
      </w:r>
      <w:r w:rsidR="00724F06" w:rsidRPr="003A5B7F">
        <w:rPr>
          <w:rFonts w:asciiTheme="minorEastAsia" w:hAnsiTheme="minorEastAsia" w:hint="eastAsia"/>
          <w:sz w:val="21"/>
          <w:szCs w:val="21"/>
          <w:lang w:eastAsia="zh-CN"/>
        </w:rPr>
        <w:t>结束后并不马上复制父进程的内容</w:t>
      </w:r>
      <w:r w:rsidR="00724F06" w:rsidRPr="003A5B7F">
        <w:rPr>
          <w:rFonts w:asciiTheme="minorEastAsia" w:hAnsiTheme="minorEastAsia"/>
          <w:sz w:val="21"/>
          <w:szCs w:val="21"/>
          <w:lang w:eastAsia="zh-CN"/>
        </w:rPr>
        <w:t>,</w:t>
      </w:r>
      <w:r w:rsidR="00724F06" w:rsidRPr="003A5B7F">
        <w:rPr>
          <w:rFonts w:asciiTheme="minorEastAsia" w:hAnsiTheme="minorEastAsia" w:hint="eastAsia"/>
          <w:sz w:val="21"/>
          <w:szCs w:val="21"/>
          <w:lang w:eastAsia="zh-CN"/>
        </w:rPr>
        <w:t>而是到了真正要用的时候才复制</w:t>
      </w:r>
    </w:p>
    <w:p w14:paraId="696193A4" w14:textId="64B302A8" w:rsidR="00B03D28" w:rsidRDefault="00B03D28" w:rsidP="003A5B7F">
      <w:pPr>
        <w:widowControl/>
        <w:spacing w:before="100" w:beforeAutospacing="1" w:after="100" w:afterAutospacing="1" w:line="360" w:lineRule="auto"/>
        <w:rPr>
          <w:rFonts w:ascii="宋体" w:eastAsia="宋体" w:hAnsi="宋体" w:cs="宋体"/>
          <w:b/>
          <w:bCs/>
          <w:sz w:val="24"/>
          <w:szCs w:val="24"/>
          <w:lang w:eastAsia="zh-CN"/>
        </w:rPr>
      </w:pPr>
      <w:r w:rsidRPr="00B03D28">
        <w:rPr>
          <w:rFonts w:ascii="宋体" w:eastAsia="宋体" w:hAnsi="宋体" w:cs="宋体"/>
          <w:b/>
          <w:bCs/>
          <w:sz w:val="24"/>
          <w:szCs w:val="24"/>
          <w:lang w:eastAsia="zh-CN"/>
        </w:rPr>
        <w:t>wait():</w:t>
      </w:r>
      <w:r w:rsidRPr="00B03D28">
        <w:rPr>
          <w:rFonts w:ascii="宋体" w:eastAsia="宋体" w:hAnsi="宋体" w:cs="宋体" w:hint="eastAsia"/>
          <w:b/>
          <w:bCs/>
          <w:sz w:val="24"/>
          <w:szCs w:val="24"/>
          <w:lang w:eastAsia="zh-CN"/>
        </w:rPr>
        <w:t>父进程处于阻塞状态,等待子进程终止,其返回值为所等待子进程的进程号</w:t>
      </w:r>
    </w:p>
    <w:p w14:paraId="4279E1C4" w14:textId="77777777" w:rsidR="00B03D28" w:rsidRPr="00B03D28" w:rsidRDefault="00B03D28" w:rsidP="003A5B7F">
      <w:pPr>
        <w:widowControl/>
        <w:spacing w:before="100" w:beforeAutospacing="1" w:after="100" w:afterAutospacing="1" w:line="360" w:lineRule="auto"/>
        <w:rPr>
          <w:rFonts w:ascii="宋体" w:eastAsia="宋体" w:hAnsi="宋体" w:cs="宋体"/>
          <w:sz w:val="24"/>
          <w:szCs w:val="24"/>
          <w:lang w:eastAsia="zh-CN"/>
        </w:rPr>
      </w:pPr>
    </w:p>
    <w:p w14:paraId="2C5AF2F0" w14:textId="4238A8E0" w:rsidR="00724F06" w:rsidRDefault="00B03D28" w:rsidP="003A5B7F">
      <w:pPr>
        <w:widowControl/>
        <w:spacing w:before="100" w:beforeAutospacing="1" w:after="100" w:afterAutospacing="1" w:line="360" w:lineRule="auto"/>
        <w:rPr>
          <w:rFonts w:ascii="宋体" w:eastAsia="宋体" w:hAnsi="宋体" w:cs="宋体"/>
          <w:sz w:val="24"/>
          <w:szCs w:val="24"/>
          <w:lang w:eastAsia="zh-CN"/>
        </w:rPr>
      </w:pPr>
      <w:r w:rsidRPr="00B03D28">
        <w:rPr>
          <w:rFonts w:ascii="宋体" w:eastAsia="宋体" w:hAnsi="宋体" w:cs="宋体"/>
          <w:b/>
          <w:bCs/>
          <w:sz w:val="24"/>
          <w:szCs w:val="24"/>
          <w:lang w:eastAsia="zh-CN"/>
        </w:rPr>
        <w:t>exit():</w:t>
      </w:r>
      <w:r w:rsidRPr="00B03D28">
        <w:rPr>
          <w:rFonts w:ascii="宋体" w:eastAsia="宋体" w:hAnsi="宋体" w:cs="宋体" w:hint="eastAsia"/>
          <w:b/>
          <w:bCs/>
          <w:sz w:val="24"/>
          <w:szCs w:val="24"/>
          <w:lang w:eastAsia="zh-CN"/>
        </w:rPr>
        <w:t>进程自我终止,释放所占资源,通知父进程可以删除自己,此时它的状态变为</w:t>
      </w:r>
      <w:proofErr w:type="spellStart"/>
      <w:r w:rsidRPr="00B03D28">
        <w:rPr>
          <w:rFonts w:ascii="宋体" w:eastAsia="宋体" w:hAnsi="宋体" w:cs="宋体"/>
          <w:b/>
          <w:bCs/>
          <w:sz w:val="24"/>
          <w:szCs w:val="24"/>
          <w:lang w:eastAsia="zh-CN"/>
        </w:rPr>
        <w:t>P_state</w:t>
      </w:r>
      <w:proofErr w:type="spellEnd"/>
      <w:r w:rsidRPr="00B03D28">
        <w:rPr>
          <w:rFonts w:ascii="宋体" w:eastAsia="宋体" w:hAnsi="宋体" w:cs="宋体"/>
          <w:b/>
          <w:bCs/>
          <w:sz w:val="24"/>
          <w:szCs w:val="24"/>
          <w:lang w:eastAsia="zh-CN"/>
        </w:rPr>
        <w:t>= SZOMB,</w:t>
      </w:r>
      <w:r w:rsidRPr="00B03D28">
        <w:rPr>
          <w:rFonts w:ascii="宋体" w:eastAsia="宋体" w:hAnsi="宋体" w:cs="宋体" w:hint="eastAsia"/>
          <w:b/>
          <w:bCs/>
          <w:sz w:val="24"/>
          <w:szCs w:val="24"/>
          <w:lang w:eastAsia="zh-CN"/>
        </w:rPr>
        <w:t>即僵死状态.如果调用进程在执行</w:t>
      </w:r>
      <w:r w:rsidRPr="00B03D28">
        <w:rPr>
          <w:rFonts w:ascii="宋体" w:eastAsia="宋体" w:hAnsi="宋体" w:cs="宋体"/>
          <w:b/>
          <w:bCs/>
          <w:sz w:val="24"/>
          <w:szCs w:val="24"/>
          <w:lang w:eastAsia="zh-CN"/>
        </w:rPr>
        <w:t>exit</w:t>
      </w:r>
      <w:r w:rsidRPr="00B03D28">
        <w:rPr>
          <w:rFonts w:ascii="宋体" w:eastAsia="宋体" w:hAnsi="宋体" w:cs="宋体" w:hint="eastAsia"/>
          <w:b/>
          <w:bCs/>
          <w:sz w:val="24"/>
          <w:szCs w:val="24"/>
          <w:lang w:eastAsia="zh-CN"/>
        </w:rPr>
        <w:t>时其父进程正在等待它的中止，则父进程可立即得到该子进程的</w:t>
      </w:r>
      <w:r w:rsidRPr="00B03D28">
        <w:rPr>
          <w:rFonts w:ascii="宋体" w:eastAsia="宋体" w:hAnsi="宋体" w:cs="宋体"/>
          <w:b/>
          <w:bCs/>
          <w:sz w:val="24"/>
          <w:szCs w:val="24"/>
          <w:lang w:eastAsia="zh-CN"/>
        </w:rPr>
        <w:t>ID</w:t>
      </w:r>
      <w:r w:rsidRPr="00B03D28">
        <w:rPr>
          <w:rFonts w:ascii="宋体" w:eastAsia="宋体" w:hAnsi="宋体" w:cs="宋体" w:hint="eastAsia"/>
          <w:b/>
          <w:bCs/>
          <w:sz w:val="24"/>
          <w:szCs w:val="24"/>
          <w:lang w:eastAsia="zh-CN"/>
        </w:rPr>
        <w:t>号</w:t>
      </w:r>
    </w:p>
    <w:p w14:paraId="6CF3E27B" w14:textId="0BCA7A76" w:rsidR="00B03D28" w:rsidRDefault="00B03D28" w:rsidP="003A5B7F">
      <w:pPr>
        <w:widowControl/>
        <w:spacing w:before="100" w:beforeAutospacing="1" w:after="100" w:afterAutospacing="1" w:line="360" w:lineRule="auto"/>
        <w:rPr>
          <w:rFonts w:ascii="宋体" w:eastAsia="宋体" w:hAnsi="宋体" w:cs="宋体"/>
          <w:b/>
          <w:bCs/>
          <w:sz w:val="24"/>
          <w:szCs w:val="24"/>
          <w:lang w:eastAsia="zh-CN"/>
        </w:rPr>
      </w:pPr>
      <w:proofErr w:type="spellStart"/>
      <w:r w:rsidRPr="00B03D28">
        <w:rPr>
          <w:rFonts w:ascii="宋体" w:eastAsia="宋体" w:hAnsi="宋体" w:cs="宋体"/>
          <w:b/>
          <w:bCs/>
          <w:sz w:val="24"/>
          <w:szCs w:val="24"/>
          <w:lang w:eastAsia="zh-CN"/>
        </w:rPr>
        <w:t>getpid</w:t>
      </w:r>
      <w:proofErr w:type="spellEnd"/>
      <w:r w:rsidRPr="00B03D28">
        <w:rPr>
          <w:rFonts w:ascii="宋体" w:eastAsia="宋体" w:hAnsi="宋体" w:cs="宋体"/>
          <w:b/>
          <w:bCs/>
          <w:sz w:val="24"/>
          <w:szCs w:val="24"/>
          <w:lang w:eastAsia="zh-CN"/>
        </w:rPr>
        <w:t>():</w:t>
      </w:r>
      <w:r w:rsidRPr="00B03D28">
        <w:rPr>
          <w:rFonts w:ascii="宋体" w:eastAsia="宋体" w:hAnsi="宋体" w:cs="宋体" w:hint="eastAsia"/>
          <w:b/>
          <w:bCs/>
          <w:sz w:val="24"/>
          <w:szCs w:val="24"/>
          <w:lang w:eastAsia="zh-CN"/>
        </w:rPr>
        <w:t>获得进程号</w:t>
      </w:r>
    </w:p>
    <w:p w14:paraId="48020515" w14:textId="3B8A12CC"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proofErr w:type="spellStart"/>
      <w:r w:rsidRPr="00B03D28">
        <w:rPr>
          <w:rFonts w:ascii="宋体" w:eastAsia="宋体" w:hAnsi="宋体" w:cs="宋体"/>
          <w:b/>
          <w:bCs/>
          <w:sz w:val="24"/>
          <w:szCs w:val="24"/>
          <w:lang w:eastAsia="zh-CN"/>
        </w:rPr>
        <w:lastRenderedPageBreak/>
        <w:t>lockf</w:t>
      </w:r>
      <w:proofErr w:type="spellEnd"/>
      <w:r w:rsidRPr="00B03D28">
        <w:rPr>
          <w:rFonts w:ascii="宋体" w:eastAsia="宋体" w:hAnsi="宋体" w:cs="宋体"/>
          <w:b/>
          <w:bCs/>
          <w:sz w:val="24"/>
          <w:szCs w:val="24"/>
          <w:lang w:eastAsia="zh-CN"/>
        </w:rPr>
        <w:t>(</w:t>
      </w:r>
      <w:proofErr w:type="spellStart"/>
      <w:r w:rsidRPr="00B03D28">
        <w:rPr>
          <w:rFonts w:ascii="宋体" w:eastAsia="宋体" w:hAnsi="宋体" w:cs="宋体"/>
          <w:b/>
          <w:bCs/>
          <w:sz w:val="24"/>
          <w:szCs w:val="24"/>
          <w:lang w:eastAsia="zh-CN"/>
        </w:rPr>
        <w:t>files,function,size</w:t>
      </w:r>
      <w:proofErr w:type="spellEnd"/>
      <w:r w:rsidRPr="00B03D28">
        <w:rPr>
          <w:rFonts w:ascii="宋体" w:eastAsia="宋体" w:hAnsi="宋体" w:cs="宋体"/>
          <w:b/>
          <w:bCs/>
          <w:sz w:val="24"/>
          <w:szCs w:val="24"/>
          <w:lang w:eastAsia="zh-CN"/>
        </w:rPr>
        <w:t>):</w:t>
      </w:r>
      <w:r w:rsidRPr="00B03D28">
        <w:rPr>
          <w:rFonts w:ascii="宋体" w:eastAsia="宋体" w:hAnsi="宋体" w:cs="宋体" w:hint="eastAsia"/>
          <w:b/>
          <w:bCs/>
          <w:sz w:val="24"/>
          <w:szCs w:val="24"/>
          <w:lang w:eastAsia="zh-CN"/>
        </w:rPr>
        <w:t>用于锁定文件的某些段或整个文件。本函数适用的</w:t>
      </w:r>
      <w:r w:rsidRPr="003A5B7F">
        <w:rPr>
          <w:rFonts w:asciiTheme="minorEastAsia" w:hAnsiTheme="minorEastAsia" w:hint="eastAsia"/>
          <w:sz w:val="21"/>
          <w:szCs w:val="21"/>
          <w:lang w:eastAsia="zh-CN"/>
        </w:rPr>
        <w:t>头文件为：#</w:t>
      </w:r>
      <w:r w:rsidRPr="003A5B7F">
        <w:rPr>
          <w:rFonts w:asciiTheme="minorEastAsia" w:hAnsiTheme="minorEastAsia"/>
          <w:sz w:val="21"/>
          <w:szCs w:val="21"/>
          <w:lang w:eastAsia="zh-CN"/>
        </w:rPr>
        <w:t>include&lt;unistd.h&gt;</w:t>
      </w:r>
    </w:p>
    <w:p w14:paraId="1089C096" w14:textId="47972384"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参数定义：</w:t>
      </w:r>
      <w:r w:rsidRPr="003A5B7F">
        <w:rPr>
          <w:rFonts w:asciiTheme="minorEastAsia" w:hAnsiTheme="minorEastAsia"/>
          <w:sz w:val="21"/>
          <w:szCs w:val="21"/>
          <w:lang w:eastAsia="zh-CN"/>
        </w:rPr>
        <w:t xml:space="preserve">int </w:t>
      </w:r>
      <w:proofErr w:type="spellStart"/>
      <w:r w:rsidRPr="003A5B7F">
        <w:rPr>
          <w:rFonts w:asciiTheme="minorEastAsia" w:hAnsiTheme="minorEastAsia"/>
          <w:sz w:val="21"/>
          <w:szCs w:val="21"/>
          <w:lang w:eastAsia="zh-CN"/>
        </w:rPr>
        <w:t>lockf</w:t>
      </w:r>
      <w:proofErr w:type="spellEnd"/>
      <w:r w:rsidRPr="003A5B7F">
        <w:rPr>
          <w:rFonts w:asciiTheme="minorEastAsia" w:hAnsiTheme="minorEastAsia"/>
          <w:sz w:val="21"/>
          <w:szCs w:val="21"/>
          <w:lang w:eastAsia="zh-CN"/>
        </w:rPr>
        <w:t>(</w:t>
      </w:r>
      <w:proofErr w:type="spellStart"/>
      <w:proofErr w:type="gramStart"/>
      <w:r w:rsidRPr="003A5B7F">
        <w:rPr>
          <w:rFonts w:asciiTheme="minorEastAsia" w:hAnsiTheme="minorEastAsia"/>
          <w:sz w:val="21"/>
          <w:szCs w:val="21"/>
          <w:lang w:eastAsia="zh-CN"/>
        </w:rPr>
        <w:t>files,function</w:t>
      </w:r>
      <w:proofErr w:type="gramEnd"/>
      <w:r w:rsidRPr="003A5B7F">
        <w:rPr>
          <w:rFonts w:asciiTheme="minorEastAsia" w:hAnsiTheme="minorEastAsia"/>
          <w:sz w:val="21"/>
          <w:szCs w:val="21"/>
          <w:lang w:eastAsia="zh-CN"/>
        </w:rPr>
        <w:t>,size</w:t>
      </w:r>
      <w:proofErr w:type="spellEnd"/>
      <w:r w:rsidRPr="003A5B7F">
        <w:rPr>
          <w:rFonts w:asciiTheme="minorEastAsia" w:hAnsiTheme="minorEastAsia"/>
          <w:sz w:val="21"/>
          <w:szCs w:val="21"/>
          <w:lang w:eastAsia="zh-CN"/>
        </w:rPr>
        <w:t>)</w:t>
      </w:r>
      <w:r w:rsidRPr="003A5B7F">
        <w:rPr>
          <w:rFonts w:asciiTheme="minorEastAsia" w:hAnsiTheme="minorEastAsia" w:hint="eastAsia"/>
          <w:sz w:val="21"/>
          <w:szCs w:val="21"/>
          <w:lang w:eastAsia="zh-CN"/>
        </w:rPr>
        <w:t>;</w:t>
      </w:r>
    </w:p>
    <w:p w14:paraId="0FADF8B0" w14:textId="77777777"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 xml:space="preserve">          int </w:t>
      </w:r>
      <w:proofErr w:type="spellStart"/>
      <w:proofErr w:type="gramStart"/>
      <w:r w:rsidRPr="003A5B7F">
        <w:rPr>
          <w:rFonts w:asciiTheme="minorEastAsia" w:hAnsiTheme="minorEastAsia"/>
          <w:sz w:val="21"/>
          <w:szCs w:val="21"/>
          <w:lang w:eastAsia="zh-CN"/>
        </w:rPr>
        <w:t>files,founction</w:t>
      </w:r>
      <w:proofErr w:type="spellEnd"/>
      <w:proofErr w:type="gramEnd"/>
      <w:r w:rsidRPr="003A5B7F">
        <w:rPr>
          <w:rFonts w:asciiTheme="minorEastAsia" w:hAnsiTheme="minorEastAsia"/>
          <w:sz w:val="21"/>
          <w:szCs w:val="21"/>
          <w:lang w:eastAsia="zh-CN"/>
        </w:rPr>
        <w:t>;</w:t>
      </w:r>
    </w:p>
    <w:p w14:paraId="202A2246" w14:textId="77777777"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 xml:space="preserve">          long size;</w:t>
      </w:r>
    </w:p>
    <w:p w14:paraId="0B71A2F6" w14:textId="77777777"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 xml:space="preserve">files </w:t>
      </w:r>
      <w:r w:rsidRPr="003A5B7F">
        <w:rPr>
          <w:rFonts w:asciiTheme="minorEastAsia" w:hAnsiTheme="minorEastAsia" w:hint="eastAsia"/>
          <w:sz w:val="21"/>
          <w:szCs w:val="21"/>
          <w:lang w:eastAsia="zh-CN"/>
        </w:rPr>
        <w:t>是文件描述符，</w:t>
      </w:r>
      <w:r w:rsidRPr="003A5B7F">
        <w:rPr>
          <w:rFonts w:asciiTheme="minorEastAsia" w:hAnsiTheme="minorEastAsia"/>
          <w:sz w:val="21"/>
          <w:szCs w:val="21"/>
          <w:lang w:eastAsia="zh-CN"/>
        </w:rPr>
        <w:t>function</w:t>
      </w:r>
      <w:r w:rsidRPr="003A5B7F">
        <w:rPr>
          <w:rFonts w:asciiTheme="minorEastAsia" w:hAnsiTheme="minorEastAsia" w:hint="eastAsia"/>
          <w:sz w:val="21"/>
          <w:szCs w:val="21"/>
          <w:lang w:eastAsia="zh-CN"/>
        </w:rPr>
        <w:t>表示锁状态，1表示锁定，0表示解锁；</w:t>
      </w:r>
      <w:r w:rsidRPr="003A5B7F">
        <w:rPr>
          <w:rFonts w:asciiTheme="minorEastAsia" w:hAnsiTheme="minorEastAsia"/>
          <w:sz w:val="21"/>
          <w:szCs w:val="21"/>
          <w:lang w:eastAsia="zh-CN"/>
        </w:rPr>
        <w:t>size</w:t>
      </w:r>
      <w:r w:rsidRPr="003A5B7F">
        <w:rPr>
          <w:rFonts w:asciiTheme="minorEastAsia" w:hAnsiTheme="minorEastAsia" w:hint="eastAsia"/>
          <w:sz w:val="21"/>
          <w:szCs w:val="21"/>
          <w:lang w:eastAsia="zh-CN"/>
        </w:rPr>
        <w:t>是锁定或解锁的字节数，若为0则表示从文件的当前位置到文件尾。</w:t>
      </w:r>
    </w:p>
    <w:p w14:paraId="71C8CA38" w14:textId="42878ADC" w:rsidR="00B03D28" w:rsidRDefault="00B03D28" w:rsidP="003A5B7F">
      <w:pPr>
        <w:widowControl/>
        <w:spacing w:before="100" w:beforeAutospacing="1" w:after="100" w:afterAutospacing="1" w:line="360" w:lineRule="auto"/>
        <w:rPr>
          <w:rFonts w:ascii="宋体" w:eastAsia="宋体" w:hAnsi="宋体" w:cs="宋体"/>
          <w:b/>
          <w:bCs/>
          <w:sz w:val="24"/>
          <w:szCs w:val="24"/>
          <w:lang w:eastAsia="zh-CN"/>
        </w:rPr>
      </w:pPr>
      <w:r w:rsidRPr="00B03D28">
        <w:rPr>
          <w:rFonts w:ascii="宋体" w:eastAsia="宋体" w:hAnsi="宋体" w:cs="宋体"/>
          <w:b/>
          <w:bCs/>
          <w:sz w:val="24"/>
          <w:szCs w:val="24"/>
          <w:lang w:eastAsia="zh-CN"/>
        </w:rPr>
        <w:t>kill(</w:t>
      </w:r>
      <w:proofErr w:type="spellStart"/>
      <w:r w:rsidRPr="00B03D28">
        <w:rPr>
          <w:rFonts w:ascii="宋体" w:eastAsia="宋体" w:hAnsi="宋体" w:cs="宋体"/>
          <w:b/>
          <w:bCs/>
          <w:sz w:val="24"/>
          <w:szCs w:val="24"/>
          <w:lang w:eastAsia="zh-CN"/>
        </w:rPr>
        <w:t>pid,sig</w:t>
      </w:r>
      <w:proofErr w:type="spellEnd"/>
      <w:r w:rsidRPr="00B03D28">
        <w:rPr>
          <w:rFonts w:ascii="宋体" w:eastAsia="宋体" w:hAnsi="宋体" w:cs="宋体"/>
          <w:b/>
          <w:bCs/>
          <w:sz w:val="24"/>
          <w:szCs w:val="24"/>
          <w:lang w:eastAsia="zh-CN"/>
        </w:rPr>
        <w:t>)：</w:t>
      </w:r>
      <w:r w:rsidRPr="00B03D28">
        <w:rPr>
          <w:rFonts w:ascii="宋体" w:eastAsia="宋体" w:hAnsi="宋体" w:cs="宋体" w:hint="eastAsia"/>
          <w:b/>
          <w:bCs/>
          <w:sz w:val="24"/>
          <w:szCs w:val="24"/>
          <w:lang w:eastAsia="zh-CN"/>
        </w:rPr>
        <w:t>一个进程向同一用户的其他进程</w:t>
      </w:r>
      <w:proofErr w:type="spellStart"/>
      <w:r w:rsidRPr="00B03D28">
        <w:rPr>
          <w:rFonts w:ascii="宋体" w:eastAsia="宋体" w:hAnsi="宋体" w:cs="宋体"/>
          <w:b/>
          <w:bCs/>
          <w:sz w:val="24"/>
          <w:szCs w:val="24"/>
          <w:lang w:eastAsia="zh-CN"/>
        </w:rPr>
        <w:t>pid</w:t>
      </w:r>
      <w:proofErr w:type="spellEnd"/>
      <w:r w:rsidRPr="00B03D28">
        <w:rPr>
          <w:rFonts w:ascii="宋体" w:eastAsia="宋体" w:hAnsi="宋体" w:cs="宋体" w:hint="eastAsia"/>
          <w:b/>
          <w:bCs/>
          <w:sz w:val="24"/>
          <w:szCs w:val="24"/>
          <w:lang w:eastAsia="zh-CN"/>
        </w:rPr>
        <w:t>发送</w:t>
      </w:r>
      <w:proofErr w:type="gramStart"/>
      <w:r w:rsidRPr="00B03D28">
        <w:rPr>
          <w:rFonts w:ascii="宋体" w:eastAsia="宋体" w:hAnsi="宋体" w:cs="宋体" w:hint="eastAsia"/>
          <w:b/>
          <w:bCs/>
          <w:sz w:val="24"/>
          <w:szCs w:val="24"/>
          <w:lang w:eastAsia="zh-CN"/>
        </w:rPr>
        <w:t>一</w:t>
      </w:r>
      <w:proofErr w:type="gramEnd"/>
      <w:r w:rsidRPr="00B03D28">
        <w:rPr>
          <w:rFonts w:ascii="宋体" w:eastAsia="宋体" w:hAnsi="宋体" w:cs="宋体" w:hint="eastAsia"/>
          <w:b/>
          <w:bCs/>
          <w:sz w:val="24"/>
          <w:szCs w:val="24"/>
          <w:lang w:eastAsia="zh-CN"/>
        </w:rPr>
        <w:t>中断信号</w:t>
      </w:r>
    </w:p>
    <w:p w14:paraId="5F47A232" w14:textId="342E3673" w:rsidR="00B03D28" w:rsidRPr="00B03D28" w:rsidRDefault="00B03D28" w:rsidP="003A5B7F">
      <w:pPr>
        <w:widowControl/>
        <w:spacing w:before="100" w:beforeAutospacing="1" w:after="100" w:afterAutospacing="1" w:line="360" w:lineRule="auto"/>
        <w:rPr>
          <w:rFonts w:ascii="宋体" w:eastAsia="宋体" w:hAnsi="宋体" w:cs="宋体"/>
          <w:sz w:val="24"/>
          <w:szCs w:val="24"/>
          <w:lang w:eastAsia="zh-CN"/>
        </w:rPr>
      </w:pPr>
      <w:r w:rsidRPr="00B03D28">
        <w:rPr>
          <w:rFonts w:ascii="宋体" w:eastAsia="宋体" w:hAnsi="宋体" w:cs="宋体"/>
          <w:b/>
          <w:bCs/>
          <w:sz w:val="24"/>
          <w:szCs w:val="24"/>
          <w:lang w:eastAsia="zh-CN"/>
        </w:rPr>
        <w:t>signal(</w:t>
      </w:r>
      <w:proofErr w:type="spellStart"/>
      <w:r w:rsidRPr="00B03D28">
        <w:rPr>
          <w:rFonts w:ascii="宋体" w:eastAsia="宋体" w:hAnsi="宋体" w:cs="宋体"/>
          <w:b/>
          <w:bCs/>
          <w:sz w:val="24"/>
          <w:szCs w:val="24"/>
          <w:lang w:eastAsia="zh-CN"/>
        </w:rPr>
        <w:t>sig,function</w:t>
      </w:r>
      <w:proofErr w:type="spellEnd"/>
      <w:r w:rsidRPr="00B03D28">
        <w:rPr>
          <w:rFonts w:ascii="宋体" w:eastAsia="宋体" w:hAnsi="宋体" w:cs="宋体"/>
          <w:b/>
          <w:bCs/>
          <w:sz w:val="24"/>
          <w:szCs w:val="24"/>
          <w:lang w:eastAsia="zh-CN"/>
        </w:rPr>
        <w:t xml:space="preserve">): </w:t>
      </w:r>
      <w:r w:rsidRPr="00B03D28">
        <w:rPr>
          <w:rFonts w:ascii="宋体" w:eastAsia="宋体" w:hAnsi="宋体" w:cs="宋体" w:hint="eastAsia"/>
          <w:b/>
          <w:bCs/>
          <w:sz w:val="24"/>
          <w:szCs w:val="24"/>
          <w:lang w:eastAsia="zh-CN"/>
        </w:rPr>
        <w:t>捕捉中断信号</w:t>
      </w:r>
      <w:r w:rsidRPr="00B03D28">
        <w:rPr>
          <w:rFonts w:ascii="宋体" w:eastAsia="宋体" w:hAnsi="宋体" w:cs="宋体"/>
          <w:b/>
          <w:bCs/>
          <w:sz w:val="24"/>
          <w:szCs w:val="24"/>
          <w:lang w:eastAsia="zh-CN"/>
        </w:rPr>
        <w:t>sig</w:t>
      </w:r>
      <w:r w:rsidRPr="00B03D28">
        <w:rPr>
          <w:rFonts w:ascii="宋体" w:eastAsia="宋体" w:hAnsi="宋体" w:cs="宋体" w:hint="eastAsia"/>
          <w:b/>
          <w:bCs/>
          <w:sz w:val="24"/>
          <w:szCs w:val="24"/>
          <w:lang w:eastAsia="zh-CN"/>
        </w:rPr>
        <w:t>后执行</w:t>
      </w:r>
      <w:r w:rsidRPr="00B03D28">
        <w:rPr>
          <w:rFonts w:ascii="宋体" w:eastAsia="宋体" w:hAnsi="宋体" w:cs="宋体"/>
          <w:b/>
          <w:bCs/>
          <w:sz w:val="24"/>
          <w:szCs w:val="24"/>
          <w:lang w:eastAsia="zh-CN"/>
        </w:rPr>
        <w:t>function</w:t>
      </w:r>
      <w:r w:rsidRPr="00B03D28">
        <w:rPr>
          <w:rFonts w:ascii="宋体" w:eastAsia="宋体" w:hAnsi="宋体" w:cs="宋体" w:hint="eastAsia"/>
          <w:b/>
          <w:bCs/>
          <w:sz w:val="24"/>
          <w:szCs w:val="24"/>
          <w:lang w:eastAsia="zh-CN"/>
        </w:rPr>
        <w:t>规定的操作</w:t>
      </w:r>
    </w:p>
    <w:p w14:paraId="19CC13F2" w14:textId="77777777"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头文件为：#</w:t>
      </w:r>
      <w:r w:rsidRPr="003A5B7F">
        <w:rPr>
          <w:rFonts w:asciiTheme="minorEastAsia" w:hAnsiTheme="minorEastAsia"/>
          <w:sz w:val="21"/>
          <w:szCs w:val="21"/>
          <w:lang w:eastAsia="zh-CN"/>
        </w:rPr>
        <w:t>include &lt;</w:t>
      </w:r>
      <w:proofErr w:type="spellStart"/>
      <w:r w:rsidRPr="003A5B7F">
        <w:rPr>
          <w:rFonts w:asciiTheme="minorEastAsia" w:hAnsiTheme="minorEastAsia"/>
          <w:sz w:val="21"/>
          <w:szCs w:val="21"/>
          <w:lang w:eastAsia="zh-CN"/>
        </w:rPr>
        <w:t>signal.h</w:t>
      </w:r>
      <w:proofErr w:type="spellEnd"/>
      <w:r w:rsidRPr="003A5B7F">
        <w:rPr>
          <w:rFonts w:asciiTheme="minorEastAsia" w:hAnsiTheme="minorEastAsia"/>
          <w:sz w:val="21"/>
          <w:szCs w:val="21"/>
          <w:lang w:eastAsia="zh-CN"/>
        </w:rPr>
        <w:t>&gt;</w:t>
      </w:r>
    </w:p>
    <w:p w14:paraId="4525F638" w14:textId="77777777"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参数定义：</w:t>
      </w:r>
      <w:r w:rsidRPr="003A5B7F">
        <w:rPr>
          <w:rFonts w:asciiTheme="minorEastAsia" w:hAnsiTheme="minorEastAsia"/>
          <w:sz w:val="21"/>
          <w:szCs w:val="21"/>
          <w:lang w:eastAsia="zh-CN"/>
        </w:rPr>
        <w:t>signal(</w:t>
      </w:r>
      <w:proofErr w:type="spellStart"/>
      <w:proofErr w:type="gramStart"/>
      <w:r w:rsidRPr="003A5B7F">
        <w:rPr>
          <w:rFonts w:asciiTheme="minorEastAsia" w:hAnsiTheme="minorEastAsia"/>
          <w:sz w:val="21"/>
          <w:szCs w:val="21"/>
          <w:lang w:eastAsia="zh-CN"/>
        </w:rPr>
        <w:t>sig,function</w:t>
      </w:r>
      <w:proofErr w:type="spellEnd"/>
      <w:proofErr w:type="gramEnd"/>
      <w:r w:rsidRPr="003A5B7F">
        <w:rPr>
          <w:rFonts w:asciiTheme="minorEastAsia" w:hAnsiTheme="minorEastAsia"/>
          <w:sz w:val="21"/>
          <w:szCs w:val="21"/>
          <w:lang w:eastAsia="zh-CN"/>
        </w:rPr>
        <w:t>)</w:t>
      </w:r>
    </w:p>
    <w:p w14:paraId="5C638ADF" w14:textId="77777777"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 xml:space="preserve">          int sig;</w:t>
      </w:r>
    </w:p>
    <w:p w14:paraId="64E6F5EF" w14:textId="36BC5B32"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 xml:space="preserve">          void (*</w:t>
      </w:r>
      <w:proofErr w:type="spellStart"/>
      <w:r w:rsidRPr="003A5B7F">
        <w:rPr>
          <w:rFonts w:asciiTheme="minorEastAsia" w:hAnsiTheme="minorEastAsia"/>
          <w:sz w:val="21"/>
          <w:szCs w:val="21"/>
          <w:lang w:eastAsia="zh-CN"/>
        </w:rPr>
        <w:t>func</w:t>
      </w:r>
      <w:proofErr w:type="spellEnd"/>
      <w:r w:rsidRPr="003A5B7F">
        <w:rPr>
          <w:rFonts w:asciiTheme="minorEastAsia" w:hAnsiTheme="minorEastAsia"/>
          <w:sz w:val="21"/>
          <w:szCs w:val="21"/>
          <w:lang w:eastAsia="zh-CN"/>
        </w:rPr>
        <w:t xml:space="preserve">) (); </w:t>
      </w:r>
    </w:p>
    <w:p w14:paraId="7BF7FAD9" w14:textId="77777777"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其中</w:t>
      </w:r>
      <w:r w:rsidRPr="003A5B7F">
        <w:rPr>
          <w:rFonts w:asciiTheme="minorEastAsia" w:hAnsiTheme="minorEastAsia"/>
          <w:sz w:val="21"/>
          <w:szCs w:val="21"/>
          <w:lang w:eastAsia="zh-CN"/>
        </w:rPr>
        <w:t>sig</w:t>
      </w:r>
      <w:r w:rsidRPr="003A5B7F">
        <w:rPr>
          <w:rFonts w:asciiTheme="minorEastAsia" w:hAnsiTheme="minorEastAsia" w:hint="eastAsia"/>
          <w:sz w:val="21"/>
          <w:szCs w:val="21"/>
          <w:lang w:eastAsia="zh-CN"/>
        </w:rPr>
        <w:t>共有19个值</w:t>
      </w:r>
    </w:p>
    <w:p w14:paraId="73036521" w14:textId="6BECE314" w:rsidR="00B03D28" w:rsidRDefault="00B03D28" w:rsidP="003A5B7F">
      <w:pPr>
        <w:widowControl/>
        <w:spacing w:before="100" w:beforeAutospacing="1" w:after="100" w:afterAutospacing="1" w:line="360" w:lineRule="auto"/>
        <w:rPr>
          <w:rFonts w:ascii="宋体" w:eastAsia="宋体" w:hAnsi="宋体" w:cs="宋体"/>
          <w:sz w:val="24"/>
          <w:szCs w:val="24"/>
          <w:lang w:eastAsia="zh-CN"/>
        </w:rPr>
      </w:pPr>
      <w:r w:rsidRPr="00B03D28">
        <w:rPr>
          <w:noProof/>
        </w:rPr>
        <w:lastRenderedPageBreak/>
        <w:drawing>
          <wp:inline distT="0" distB="0" distL="0" distR="0" wp14:anchorId="26ECF045" wp14:editId="786C4055">
            <wp:extent cx="5588000" cy="42881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8000" cy="4288155"/>
                    </a:xfrm>
                    <a:prstGeom prst="rect">
                      <a:avLst/>
                    </a:prstGeom>
                  </pic:spPr>
                </pic:pic>
              </a:graphicData>
            </a:graphic>
          </wp:inline>
        </w:drawing>
      </w:r>
    </w:p>
    <w:p w14:paraId="78E5CEC0" w14:textId="60BF0360" w:rsidR="00B03D28" w:rsidRDefault="00B03D28" w:rsidP="003A5B7F">
      <w:pPr>
        <w:widowControl/>
        <w:spacing w:before="100" w:beforeAutospacing="1" w:after="100" w:afterAutospacing="1" w:line="360" w:lineRule="auto"/>
        <w:rPr>
          <w:rFonts w:ascii="宋体" w:eastAsia="宋体" w:hAnsi="宋体" w:cs="宋体"/>
          <w:b/>
          <w:bCs/>
          <w:sz w:val="24"/>
          <w:szCs w:val="24"/>
          <w:lang w:eastAsia="zh-CN"/>
        </w:rPr>
      </w:pPr>
      <w:r w:rsidRPr="00B03D28">
        <w:rPr>
          <w:rFonts w:ascii="宋体" w:eastAsia="宋体" w:hAnsi="宋体" w:cs="宋体"/>
          <w:b/>
          <w:bCs/>
          <w:sz w:val="24"/>
          <w:szCs w:val="24"/>
          <w:lang w:eastAsia="zh-CN"/>
        </w:rPr>
        <w:t>pipe(</w:t>
      </w:r>
      <w:proofErr w:type="spellStart"/>
      <w:r w:rsidRPr="00B03D28">
        <w:rPr>
          <w:rFonts w:ascii="宋体" w:eastAsia="宋体" w:hAnsi="宋体" w:cs="宋体"/>
          <w:b/>
          <w:bCs/>
          <w:sz w:val="24"/>
          <w:szCs w:val="24"/>
          <w:lang w:eastAsia="zh-CN"/>
        </w:rPr>
        <w:t>fd</w:t>
      </w:r>
      <w:proofErr w:type="spellEnd"/>
      <w:r w:rsidRPr="00B03D28">
        <w:rPr>
          <w:rFonts w:ascii="宋体" w:eastAsia="宋体" w:hAnsi="宋体" w:cs="宋体"/>
          <w:b/>
          <w:bCs/>
          <w:sz w:val="24"/>
          <w:szCs w:val="24"/>
          <w:lang w:eastAsia="zh-CN"/>
        </w:rPr>
        <w:t>)</w:t>
      </w:r>
    </w:p>
    <w:p w14:paraId="3A1DE48A" w14:textId="77777777"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 xml:space="preserve">int </w:t>
      </w:r>
      <w:proofErr w:type="spellStart"/>
      <w:proofErr w:type="gramStart"/>
      <w:r w:rsidRPr="003A5B7F">
        <w:rPr>
          <w:rFonts w:asciiTheme="minorEastAsia" w:hAnsiTheme="minorEastAsia"/>
          <w:sz w:val="21"/>
          <w:szCs w:val="21"/>
          <w:lang w:eastAsia="zh-CN"/>
        </w:rPr>
        <w:t>fd</w:t>
      </w:r>
      <w:proofErr w:type="spellEnd"/>
      <w:r w:rsidRPr="003A5B7F">
        <w:rPr>
          <w:rFonts w:asciiTheme="minorEastAsia" w:hAnsiTheme="minorEastAsia"/>
          <w:sz w:val="21"/>
          <w:szCs w:val="21"/>
          <w:lang w:eastAsia="zh-CN"/>
        </w:rPr>
        <w:t>[</w:t>
      </w:r>
      <w:proofErr w:type="gramEnd"/>
      <w:r w:rsidRPr="003A5B7F">
        <w:rPr>
          <w:rFonts w:asciiTheme="minorEastAsia" w:hAnsiTheme="minorEastAsia"/>
          <w:sz w:val="21"/>
          <w:szCs w:val="21"/>
          <w:lang w:eastAsia="zh-CN"/>
        </w:rPr>
        <w:t>2];</w:t>
      </w:r>
    </w:p>
    <w:p w14:paraId="18BC375F" w14:textId="77777777"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其中</w:t>
      </w:r>
      <w:proofErr w:type="spellStart"/>
      <w:r w:rsidRPr="003A5B7F">
        <w:rPr>
          <w:rFonts w:asciiTheme="minorEastAsia" w:hAnsiTheme="minorEastAsia"/>
          <w:sz w:val="21"/>
          <w:szCs w:val="21"/>
          <w:lang w:eastAsia="zh-CN"/>
        </w:rPr>
        <w:t>fd</w:t>
      </w:r>
      <w:proofErr w:type="spellEnd"/>
      <w:r w:rsidRPr="003A5B7F">
        <w:rPr>
          <w:rFonts w:asciiTheme="minorEastAsia" w:hAnsiTheme="minorEastAsia"/>
          <w:sz w:val="21"/>
          <w:szCs w:val="21"/>
          <w:lang w:eastAsia="zh-CN"/>
        </w:rPr>
        <w:t>[1]</w:t>
      </w:r>
      <w:r w:rsidRPr="003A5B7F">
        <w:rPr>
          <w:rFonts w:asciiTheme="minorEastAsia" w:hAnsiTheme="minorEastAsia" w:hint="eastAsia"/>
          <w:sz w:val="21"/>
          <w:szCs w:val="21"/>
          <w:lang w:eastAsia="zh-CN"/>
        </w:rPr>
        <w:t>是写端，向管道中写入，</w:t>
      </w:r>
      <w:proofErr w:type="spellStart"/>
      <w:r w:rsidRPr="003A5B7F">
        <w:rPr>
          <w:rFonts w:asciiTheme="minorEastAsia" w:hAnsiTheme="minorEastAsia"/>
          <w:sz w:val="21"/>
          <w:szCs w:val="21"/>
          <w:lang w:eastAsia="zh-CN"/>
        </w:rPr>
        <w:t>fd</w:t>
      </w:r>
      <w:proofErr w:type="spellEnd"/>
      <w:r w:rsidRPr="003A5B7F">
        <w:rPr>
          <w:rFonts w:asciiTheme="minorEastAsia" w:hAnsiTheme="minorEastAsia"/>
          <w:sz w:val="21"/>
          <w:szCs w:val="21"/>
          <w:lang w:eastAsia="zh-CN"/>
        </w:rPr>
        <w:t>[0]</w:t>
      </w:r>
      <w:r w:rsidRPr="003A5B7F">
        <w:rPr>
          <w:rFonts w:asciiTheme="minorEastAsia" w:hAnsiTheme="minorEastAsia" w:hint="eastAsia"/>
          <w:sz w:val="21"/>
          <w:szCs w:val="21"/>
          <w:lang w:eastAsia="zh-CN"/>
        </w:rPr>
        <w:t>是读端，从管道中读出。</w:t>
      </w:r>
    </w:p>
    <w:p w14:paraId="13E13E58" w14:textId="77777777" w:rsidR="00B03D28" w:rsidRPr="00B03D28" w:rsidRDefault="00B03D28" w:rsidP="003A5B7F">
      <w:pPr>
        <w:widowControl/>
        <w:spacing w:before="100" w:beforeAutospacing="1" w:after="100" w:afterAutospacing="1" w:line="360" w:lineRule="auto"/>
        <w:rPr>
          <w:rFonts w:ascii="宋体" w:eastAsia="宋体" w:hAnsi="宋体" w:cs="宋体"/>
          <w:b/>
          <w:bCs/>
          <w:sz w:val="24"/>
          <w:szCs w:val="24"/>
          <w:lang w:eastAsia="zh-CN"/>
        </w:rPr>
      </w:pPr>
      <w:r w:rsidRPr="00B03D28">
        <w:rPr>
          <w:rFonts w:ascii="宋体" w:eastAsia="宋体" w:hAnsi="宋体" w:cs="宋体" w:hint="eastAsia"/>
          <w:b/>
          <w:bCs/>
          <w:sz w:val="24"/>
          <w:szCs w:val="24"/>
          <w:lang w:eastAsia="zh-CN"/>
        </w:rPr>
        <w:t>暂停一段时间</w:t>
      </w:r>
      <w:r w:rsidRPr="00B03D28">
        <w:rPr>
          <w:rFonts w:ascii="宋体" w:eastAsia="宋体" w:hAnsi="宋体" w:cs="宋体"/>
          <w:b/>
          <w:bCs/>
          <w:sz w:val="24"/>
          <w:szCs w:val="24"/>
          <w:lang w:eastAsia="zh-CN"/>
        </w:rPr>
        <w:t>sleep；</w:t>
      </w:r>
    </w:p>
    <w:p w14:paraId="43217C8D" w14:textId="77777777"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调用</w:t>
      </w:r>
      <w:r w:rsidRPr="003A5B7F">
        <w:rPr>
          <w:rFonts w:asciiTheme="minorEastAsia" w:hAnsiTheme="minorEastAsia"/>
          <w:sz w:val="21"/>
          <w:szCs w:val="21"/>
          <w:lang w:eastAsia="zh-CN"/>
        </w:rPr>
        <w:t>sleep</w:t>
      </w:r>
      <w:r w:rsidRPr="003A5B7F">
        <w:rPr>
          <w:rFonts w:asciiTheme="minorEastAsia" w:hAnsiTheme="minorEastAsia" w:hint="eastAsia"/>
          <w:sz w:val="21"/>
          <w:szCs w:val="21"/>
          <w:lang w:eastAsia="zh-CN"/>
        </w:rPr>
        <w:t>将在指定的时间</w:t>
      </w:r>
      <w:r w:rsidRPr="003A5B7F">
        <w:rPr>
          <w:rFonts w:asciiTheme="minorEastAsia" w:hAnsiTheme="minorEastAsia"/>
          <w:sz w:val="21"/>
          <w:szCs w:val="21"/>
          <w:lang w:eastAsia="zh-CN"/>
        </w:rPr>
        <w:t>seconds</w:t>
      </w:r>
      <w:r w:rsidRPr="003A5B7F">
        <w:rPr>
          <w:rFonts w:asciiTheme="minorEastAsia" w:hAnsiTheme="minorEastAsia" w:hint="eastAsia"/>
          <w:sz w:val="21"/>
          <w:szCs w:val="21"/>
          <w:lang w:eastAsia="zh-CN"/>
        </w:rPr>
        <w:t>内挂起本进程。</w:t>
      </w:r>
    </w:p>
    <w:p w14:paraId="76B40B1B" w14:textId="77777777"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其调用格式为：“</w:t>
      </w:r>
      <w:r w:rsidRPr="003A5B7F">
        <w:rPr>
          <w:rFonts w:asciiTheme="minorEastAsia" w:hAnsiTheme="minorEastAsia"/>
          <w:sz w:val="21"/>
          <w:szCs w:val="21"/>
          <w:lang w:eastAsia="zh-CN"/>
        </w:rPr>
        <w:t>unsigned sleep(unsigned seconds);”；</w:t>
      </w:r>
      <w:r w:rsidRPr="003A5B7F">
        <w:rPr>
          <w:rFonts w:asciiTheme="minorEastAsia" w:hAnsiTheme="minorEastAsia" w:hint="eastAsia"/>
          <w:sz w:val="21"/>
          <w:szCs w:val="21"/>
          <w:lang w:eastAsia="zh-CN"/>
        </w:rPr>
        <w:t xml:space="preserve">返回值为实际的挂起时间。 </w:t>
      </w:r>
    </w:p>
    <w:p w14:paraId="47539A65" w14:textId="77777777" w:rsidR="00B03D28" w:rsidRPr="00B03D28" w:rsidRDefault="00B03D28" w:rsidP="003A5B7F">
      <w:pPr>
        <w:widowControl/>
        <w:spacing w:before="100" w:beforeAutospacing="1" w:after="100" w:afterAutospacing="1" w:line="360" w:lineRule="auto"/>
        <w:rPr>
          <w:rFonts w:ascii="宋体" w:eastAsia="宋体" w:hAnsi="宋体" w:cs="宋体"/>
          <w:b/>
          <w:bCs/>
          <w:sz w:val="24"/>
          <w:szCs w:val="24"/>
          <w:lang w:eastAsia="zh-CN"/>
        </w:rPr>
      </w:pPr>
      <w:r w:rsidRPr="00B03D28">
        <w:rPr>
          <w:rFonts w:ascii="宋体" w:eastAsia="宋体" w:hAnsi="宋体" w:cs="宋体" w:hint="eastAsia"/>
          <w:b/>
          <w:bCs/>
          <w:sz w:val="24"/>
          <w:szCs w:val="24"/>
          <w:lang w:eastAsia="zh-CN"/>
        </w:rPr>
        <w:t>暂停并等待信号</w:t>
      </w:r>
      <w:r w:rsidRPr="00B03D28">
        <w:rPr>
          <w:rFonts w:ascii="宋体" w:eastAsia="宋体" w:hAnsi="宋体" w:cs="宋体"/>
          <w:b/>
          <w:bCs/>
          <w:sz w:val="24"/>
          <w:szCs w:val="24"/>
          <w:lang w:eastAsia="zh-CN"/>
        </w:rPr>
        <w:t>pause；</w:t>
      </w:r>
    </w:p>
    <w:p w14:paraId="6D56F546" w14:textId="77777777"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调用</w:t>
      </w:r>
      <w:r w:rsidRPr="003A5B7F">
        <w:rPr>
          <w:rFonts w:asciiTheme="minorEastAsia" w:hAnsiTheme="minorEastAsia"/>
          <w:sz w:val="21"/>
          <w:szCs w:val="21"/>
          <w:lang w:eastAsia="zh-CN"/>
        </w:rPr>
        <w:t>pause</w:t>
      </w:r>
      <w:r w:rsidRPr="003A5B7F">
        <w:rPr>
          <w:rFonts w:asciiTheme="minorEastAsia" w:hAnsiTheme="minorEastAsia" w:hint="eastAsia"/>
          <w:sz w:val="21"/>
          <w:szCs w:val="21"/>
          <w:lang w:eastAsia="zh-CN"/>
        </w:rPr>
        <w:t>挂起本进程以等待信号，接收到信号后恢复执行。当接收到中止进程信号时，该调用不再返回。</w:t>
      </w:r>
    </w:p>
    <w:p w14:paraId="3C0C5D70" w14:textId="77777777" w:rsidR="00B03D28" w:rsidRPr="003A5B7F" w:rsidRDefault="00B03D2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其调用格式为“</w:t>
      </w:r>
      <w:r w:rsidRPr="003A5B7F">
        <w:rPr>
          <w:rFonts w:asciiTheme="minorEastAsia" w:hAnsiTheme="minorEastAsia"/>
          <w:sz w:val="21"/>
          <w:szCs w:val="21"/>
          <w:lang w:eastAsia="zh-CN"/>
        </w:rPr>
        <w:t>int pause(void);”</w:t>
      </w:r>
    </w:p>
    <w:p w14:paraId="1AF164CD" w14:textId="77777777" w:rsidR="00B03D28" w:rsidRPr="00B03D28" w:rsidRDefault="00B03D28" w:rsidP="003A5B7F">
      <w:pPr>
        <w:widowControl/>
        <w:spacing w:before="100" w:beforeAutospacing="1" w:after="100" w:afterAutospacing="1" w:line="360" w:lineRule="auto"/>
        <w:rPr>
          <w:rFonts w:ascii="宋体" w:eastAsia="宋体" w:hAnsi="宋体" w:cs="宋体"/>
          <w:b/>
          <w:bCs/>
          <w:sz w:val="24"/>
          <w:szCs w:val="24"/>
          <w:lang w:eastAsia="zh-CN"/>
        </w:rPr>
      </w:pPr>
    </w:p>
    <w:p w14:paraId="1C8F9093" w14:textId="5BF992FF" w:rsidR="00E33D54" w:rsidRDefault="00E33D54" w:rsidP="003A5B7F">
      <w:pPr>
        <w:pStyle w:val="4"/>
        <w:spacing w:line="360" w:lineRule="auto"/>
        <w:rPr>
          <w:b w:val="0"/>
          <w:bCs w:val="0"/>
          <w:sz w:val="30"/>
          <w:szCs w:val="30"/>
          <w:lang w:eastAsia="zh-CN"/>
        </w:rPr>
      </w:pPr>
      <w:bookmarkStart w:id="34" w:name="_Toc121399437"/>
      <w:r>
        <w:rPr>
          <w:b w:val="0"/>
          <w:bCs w:val="0"/>
          <w:sz w:val="30"/>
          <w:szCs w:val="30"/>
          <w:lang w:eastAsia="zh-CN"/>
        </w:rPr>
        <w:t>2</w:t>
      </w:r>
      <w:r w:rsidRPr="003F0433">
        <w:rPr>
          <w:b w:val="0"/>
          <w:bCs w:val="0"/>
          <w:sz w:val="30"/>
          <w:szCs w:val="30"/>
          <w:lang w:eastAsia="zh-CN"/>
        </w:rPr>
        <w:t xml:space="preserve">.4 </w:t>
      </w:r>
      <w:r w:rsidRPr="003F0433">
        <w:rPr>
          <w:rFonts w:hint="eastAsia"/>
          <w:b w:val="0"/>
          <w:bCs w:val="0"/>
          <w:sz w:val="30"/>
          <w:szCs w:val="30"/>
          <w:lang w:eastAsia="zh-CN"/>
        </w:rPr>
        <w:t>实验步骤</w:t>
      </w:r>
      <w:bookmarkEnd w:id="34"/>
    </w:p>
    <w:p w14:paraId="10892B1D" w14:textId="38E9D25A" w:rsidR="00B03D28" w:rsidRDefault="00AD217E" w:rsidP="003A5B7F">
      <w:pPr>
        <w:pStyle w:val="5"/>
        <w:spacing w:line="360" w:lineRule="auto"/>
        <w:rPr>
          <w:b w:val="0"/>
          <w:bCs w:val="0"/>
          <w:lang w:eastAsia="zh-CN"/>
        </w:rPr>
      </w:pPr>
      <w:bookmarkStart w:id="35" w:name="_Toc121399438"/>
      <w:r w:rsidRPr="00AD217E">
        <w:rPr>
          <w:rFonts w:hint="eastAsia"/>
          <w:b w:val="0"/>
          <w:bCs w:val="0"/>
          <w:lang w:eastAsia="zh-CN"/>
        </w:rPr>
        <w:t>2</w:t>
      </w:r>
      <w:r w:rsidRPr="00AD217E">
        <w:rPr>
          <w:b w:val="0"/>
          <w:bCs w:val="0"/>
          <w:lang w:eastAsia="zh-CN"/>
        </w:rPr>
        <w:t xml:space="preserve">.4.1 </w:t>
      </w:r>
      <w:r w:rsidRPr="00AD217E">
        <w:rPr>
          <w:rFonts w:hint="eastAsia"/>
          <w:b w:val="0"/>
          <w:bCs w:val="0"/>
          <w:lang w:eastAsia="zh-CN"/>
        </w:rPr>
        <w:t>进程的软中断通信</w:t>
      </w:r>
      <w:bookmarkEnd w:id="35"/>
    </w:p>
    <w:p w14:paraId="5F7C4033" w14:textId="3D414C0C" w:rsidR="00AD217E" w:rsidRPr="003A5B7F" w:rsidRDefault="00AD217E"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编制实现软中断通信的程序</w:t>
      </w:r>
    </w:p>
    <w:p w14:paraId="3CB7D538" w14:textId="379FF53E" w:rsidR="00AD217E" w:rsidRDefault="00AD217E"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使用系统调用fork()</w:t>
      </w:r>
      <w:r w:rsidRPr="003A5B7F">
        <w:rPr>
          <w:rFonts w:asciiTheme="minorEastAsia" w:hAnsiTheme="minorEastAsia" w:hint="eastAsia"/>
          <w:sz w:val="21"/>
          <w:szCs w:val="21"/>
          <w:lang w:eastAsia="zh-CN"/>
        </w:rPr>
        <w:t>创建两个子进程，再用系统调用</w:t>
      </w:r>
      <w:r w:rsidRPr="003A5B7F">
        <w:rPr>
          <w:rFonts w:asciiTheme="minorEastAsia" w:hAnsiTheme="minorEastAsia"/>
          <w:sz w:val="21"/>
          <w:szCs w:val="21"/>
          <w:lang w:eastAsia="zh-CN"/>
        </w:rPr>
        <w:t>signal()</w:t>
      </w:r>
      <w:proofErr w:type="gramStart"/>
      <w:r w:rsidRPr="003A5B7F">
        <w:rPr>
          <w:rFonts w:asciiTheme="minorEastAsia" w:hAnsiTheme="minorEastAsia" w:hint="eastAsia"/>
          <w:sz w:val="21"/>
          <w:szCs w:val="21"/>
          <w:lang w:eastAsia="zh-CN"/>
        </w:rPr>
        <w:t>让父进程</w:t>
      </w:r>
      <w:proofErr w:type="gramEnd"/>
      <w:r w:rsidRPr="003A5B7F">
        <w:rPr>
          <w:rFonts w:asciiTheme="minorEastAsia" w:hAnsiTheme="minorEastAsia" w:hint="eastAsia"/>
          <w:sz w:val="21"/>
          <w:szCs w:val="21"/>
          <w:lang w:eastAsia="zh-CN"/>
        </w:rPr>
        <w:t>捕捉键盘上发出的中断信号（即按</w:t>
      </w:r>
      <w:r w:rsidRPr="003A5B7F">
        <w:rPr>
          <w:rFonts w:asciiTheme="minorEastAsia" w:hAnsiTheme="minorEastAsia"/>
          <w:sz w:val="21"/>
          <w:szCs w:val="21"/>
          <w:lang w:eastAsia="zh-CN"/>
        </w:rPr>
        <w:t>delete</w:t>
      </w:r>
      <w:r w:rsidRPr="003A5B7F">
        <w:rPr>
          <w:rFonts w:asciiTheme="minorEastAsia" w:hAnsiTheme="minorEastAsia" w:hint="eastAsia"/>
          <w:sz w:val="21"/>
          <w:szCs w:val="21"/>
          <w:lang w:eastAsia="zh-CN"/>
        </w:rPr>
        <w:t>键），当父进程接收到这两个软中断的某一个后，父进程用系统调用</w:t>
      </w:r>
      <w:r w:rsidRPr="003A5B7F">
        <w:rPr>
          <w:rFonts w:asciiTheme="minorEastAsia" w:hAnsiTheme="minorEastAsia"/>
          <w:sz w:val="21"/>
          <w:szCs w:val="21"/>
          <w:lang w:eastAsia="zh-CN"/>
        </w:rPr>
        <w:t>kill()</w:t>
      </w:r>
      <w:r w:rsidRPr="003A5B7F">
        <w:rPr>
          <w:rFonts w:asciiTheme="minorEastAsia" w:hAnsiTheme="minorEastAsia" w:hint="eastAsia"/>
          <w:sz w:val="21"/>
          <w:szCs w:val="21"/>
          <w:lang w:eastAsia="zh-CN"/>
        </w:rPr>
        <w:t>向两个子进程分别发出整数值为</w:t>
      </w:r>
      <w:r w:rsidRPr="003A5B7F">
        <w:rPr>
          <w:rFonts w:asciiTheme="minorEastAsia" w:hAnsiTheme="minorEastAsia"/>
          <w:sz w:val="21"/>
          <w:szCs w:val="21"/>
          <w:lang w:eastAsia="zh-CN"/>
        </w:rPr>
        <w:t>16</w:t>
      </w:r>
      <w:r w:rsidRPr="003A5B7F">
        <w:rPr>
          <w:rFonts w:asciiTheme="minorEastAsia" w:hAnsiTheme="minorEastAsia" w:hint="eastAsia"/>
          <w:sz w:val="21"/>
          <w:szCs w:val="21"/>
          <w:lang w:eastAsia="zh-CN"/>
        </w:rPr>
        <w:t>和</w:t>
      </w:r>
      <w:r w:rsidRPr="003A5B7F">
        <w:rPr>
          <w:rFonts w:asciiTheme="minorEastAsia" w:hAnsiTheme="minorEastAsia"/>
          <w:sz w:val="21"/>
          <w:szCs w:val="21"/>
          <w:lang w:eastAsia="zh-CN"/>
        </w:rPr>
        <w:t>17</w:t>
      </w:r>
      <w:r w:rsidRPr="003A5B7F">
        <w:rPr>
          <w:rFonts w:asciiTheme="minorEastAsia" w:hAnsiTheme="minorEastAsia" w:hint="eastAsia"/>
          <w:sz w:val="21"/>
          <w:szCs w:val="21"/>
          <w:lang w:eastAsia="zh-CN"/>
        </w:rPr>
        <w:t xml:space="preserve">软中断信号，子进程获得对应软中断信号，然后分别输出下列信息后终止： </w:t>
      </w:r>
    </w:p>
    <w:p w14:paraId="05F856B9"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color w:val="A6ACCD"/>
          <w:sz w:val="21"/>
          <w:szCs w:val="21"/>
          <w:lang w:eastAsia="zh-CN"/>
        </w:rPr>
        <w:t xml:space="preserve">    Child process </w:t>
      </w:r>
      <w:r w:rsidRPr="0047678D">
        <w:rPr>
          <w:rFonts w:ascii="Consolas" w:eastAsia="宋体" w:hAnsi="Consolas" w:cs="宋体"/>
          <w:color w:val="F78C6C"/>
          <w:sz w:val="21"/>
          <w:szCs w:val="21"/>
          <w:lang w:eastAsia="zh-CN"/>
        </w:rPr>
        <w:t>1</w:t>
      </w:r>
      <w:r w:rsidRPr="0047678D">
        <w:rPr>
          <w:rFonts w:ascii="Consolas" w:eastAsia="宋体" w:hAnsi="Consolas" w:cs="宋体"/>
          <w:color w:val="A6ACCD"/>
          <w:sz w:val="21"/>
          <w:szCs w:val="21"/>
          <w:lang w:eastAsia="zh-CN"/>
        </w:rPr>
        <w:t xml:space="preserve"> is killed by </w:t>
      </w:r>
      <w:proofErr w:type="gramStart"/>
      <w:r w:rsidRPr="0047678D">
        <w:rPr>
          <w:rFonts w:ascii="Consolas" w:eastAsia="宋体" w:hAnsi="Consolas" w:cs="宋体"/>
          <w:color w:val="A6ACCD"/>
          <w:sz w:val="21"/>
          <w:szCs w:val="21"/>
          <w:lang w:eastAsia="zh-CN"/>
        </w:rPr>
        <w:t xml:space="preserve">parent </w:t>
      </w:r>
      <w:r w:rsidRPr="0047678D">
        <w:rPr>
          <w:rFonts w:ascii="Consolas" w:eastAsia="宋体" w:hAnsi="Consolas" w:cs="宋体"/>
          <w:color w:val="C792EA"/>
          <w:sz w:val="21"/>
          <w:szCs w:val="21"/>
          <w:lang w:eastAsia="zh-CN"/>
        </w:rPr>
        <w:t>!!</w:t>
      </w:r>
      <w:proofErr w:type="gramEnd"/>
      <w:r w:rsidRPr="0047678D">
        <w:rPr>
          <w:rFonts w:ascii="Consolas" w:eastAsia="宋体" w:hAnsi="Consolas" w:cs="宋体"/>
          <w:color w:val="A6ACCD"/>
          <w:sz w:val="21"/>
          <w:szCs w:val="21"/>
          <w:lang w:eastAsia="zh-CN"/>
        </w:rPr>
        <w:t xml:space="preserve">   </w:t>
      </w:r>
    </w:p>
    <w:p w14:paraId="0E90242B" w14:textId="661359B9"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color w:val="A6ACCD"/>
          <w:sz w:val="21"/>
          <w:szCs w:val="21"/>
          <w:lang w:eastAsia="zh-CN"/>
        </w:rPr>
        <w:t xml:space="preserve">    Child process </w:t>
      </w:r>
      <w:r w:rsidRPr="0047678D">
        <w:rPr>
          <w:rFonts w:ascii="Consolas" w:eastAsia="宋体" w:hAnsi="Consolas" w:cs="宋体"/>
          <w:color w:val="F78C6C"/>
          <w:sz w:val="21"/>
          <w:szCs w:val="21"/>
          <w:lang w:eastAsia="zh-CN"/>
        </w:rPr>
        <w:t>2</w:t>
      </w:r>
      <w:r w:rsidRPr="0047678D">
        <w:rPr>
          <w:rFonts w:ascii="Consolas" w:eastAsia="宋体" w:hAnsi="Consolas" w:cs="宋体"/>
          <w:color w:val="A6ACCD"/>
          <w:sz w:val="21"/>
          <w:szCs w:val="21"/>
          <w:lang w:eastAsia="zh-CN"/>
        </w:rPr>
        <w:t xml:space="preserve"> is killed by </w:t>
      </w:r>
      <w:proofErr w:type="gramStart"/>
      <w:r w:rsidRPr="0047678D">
        <w:rPr>
          <w:rFonts w:ascii="Consolas" w:eastAsia="宋体" w:hAnsi="Consolas" w:cs="宋体"/>
          <w:color w:val="A6ACCD"/>
          <w:sz w:val="21"/>
          <w:szCs w:val="21"/>
          <w:lang w:eastAsia="zh-CN"/>
        </w:rPr>
        <w:t xml:space="preserve">parent </w:t>
      </w:r>
      <w:r w:rsidRPr="0047678D">
        <w:rPr>
          <w:rFonts w:ascii="Consolas" w:eastAsia="宋体" w:hAnsi="Consolas" w:cs="宋体"/>
          <w:color w:val="C792EA"/>
          <w:sz w:val="21"/>
          <w:szCs w:val="21"/>
          <w:lang w:eastAsia="zh-CN"/>
        </w:rPr>
        <w:t>!!</w:t>
      </w:r>
      <w:proofErr w:type="gramEnd"/>
      <w:r w:rsidRPr="0047678D">
        <w:rPr>
          <w:rFonts w:ascii="Consolas" w:eastAsia="宋体" w:hAnsi="Consolas" w:cs="宋体"/>
          <w:color w:val="A6ACCD"/>
          <w:sz w:val="21"/>
          <w:szCs w:val="21"/>
          <w:lang w:eastAsia="zh-CN"/>
        </w:rPr>
        <w:t xml:space="preserve">   </w:t>
      </w:r>
    </w:p>
    <w:p w14:paraId="5054E2B9" w14:textId="371ABCF1" w:rsidR="00AD217E" w:rsidRDefault="00AD217E" w:rsidP="0047678D">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父进程调用</w:t>
      </w:r>
      <w:r w:rsidRPr="003A5B7F">
        <w:rPr>
          <w:rFonts w:asciiTheme="minorEastAsia" w:hAnsiTheme="minorEastAsia"/>
          <w:sz w:val="21"/>
          <w:szCs w:val="21"/>
          <w:lang w:eastAsia="zh-CN"/>
        </w:rPr>
        <w:t>wait()</w:t>
      </w:r>
      <w:r w:rsidRPr="003A5B7F">
        <w:rPr>
          <w:rFonts w:asciiTheme="minorEastAsia" w:hAnsiTheme="minorEastAsia" w:hint="eastAsia"/>
          <w:sz w:val="21"/>
          <w:szCs w:val="21"/>
          <w:lang w:eastAsia="zh-CN"/>
        </w:rPr>
        <w:t>函数等待两个子进程终止后，输入以下信息，结束进程执行：</w:t>
      </w:r>
    </w:p>
    <w:p w14:paraId="17CF4C9C" w14:textId="6DC2C564"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color w:val="A6ACCD"/>
          <w:sz w:val="21"/>
          <w:szCs w:val="21"/>
          <w:lang w:eastAsia="zh-CN"/>
        </w:rPr>
        <w:t> </w:t>
      </w:r>
      <w:r>
        <w:rPr>
          <w:rFonts w:ascii="Consolas" w:eastAsia="宋体" w:hAnsi="Consolas" w:cs="宋体"/>
          <w:color w:val="A6ACCD"/>
          <w:sz w:val="21"/>
          <w:szCs w:val="21"/>
          <w:lang w:eastAsia="zh-CN"/>
        </w:rPr>
        <w:t xml:space="preserve">   </w:t>
      </w:r>
      <w:r w:rsidRPr="0047678D">
        <w:rPr>
          <w:rFonts w:ascii="Consolas" w:eastAsia="宋体" w:hAnsi="Consolas" w:cs="宋体"/>
          <w:color w:val="A6ACCD"/>
          <w:sz w:val="21"/>
          <w:szCs w:val="21"/>
          <w:lang w:eastAsia="zh-CN"/>
        </w:rPr>
        <w:t>Parent process is killed</w:t>
      </w:r>
      <w:r w:rsidRPr="0047678D">
        <w:rPr>
          <w:rFonts w:ascii="Consolas" w:eastAsia="宋体" w:hAnsi="Consolas" w:cs="宋体"/>
          <w:color w:val="C792EA"/>
          <w:sz w:val="21"/>
          <w:szCs w:val="21"/>
          <w:lang w:eastAsia="zh-CN"/>
        </w:rPr>
        <w:t>!!</w:t>
      </w:r>
      <w:r w:rsidRPr="0047678D">
        <w:rPr>
          <w:rFonts w:ascii="Consolas" w:eastAsia="宋体" w:hAnsi="Consolas" w:cs="宋体"/>
          <w:color w:val="A6ACCD"/>
          <w:sz w:val="21"/>
          <w:szCs w:val="21"/>
          <w:lang w:eastAsia="zh-CN"/>
        </w:rPr>
        <w:t xml:space="preserve"> </w:t>
      </w:r>
    </w:p>
    <w:p w14:paraId="638AC446" w14:textId="306E821D" w:rsidR="00AD217E" w:rsidRPr="003A5B7F" w:rsidRDefault="00AD217E"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hint="eastAsia"/>
          <w:sz w:val="21"/>
          <w:szCs w:val="21"/>
          <w:lang w:eastAsia="zh-CN"/>
        </w:rPr>
        <w:t>多运行几次编写的程序，简略分析出现不同结果的原因。</w:t>
      </w:r>
    </w:p>
    <w:p w14:paraId="4A301F5A" w14:textId="2D75A8BB" w:rsidR="00FC53FF" w:rsidRDefault="00AD217E"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1、根据流程图编写程序，猜想一下这个程序的运行结果，然后多次运行，观察Delete/quit键前后，会出现什么结果？分析原因。</w:t>
      </w:r>
    </w:p>
    <w:p w14:paraId="24937751" w14:textId="4E317042" w:rsidR="00AD217E" w:rsidRDefault="00AD217E"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根据实验辅导书的参考代码，写成work_1_1.c，多次运行结果如下:</w:t>
      </w:r>
    </w:p>
    <w:p w14:paraId="6731CC55" w14:textId="7C78C9F1" w:rsidR="002D5D48" w:rsidRPr="003A5B7F" w:rsidRDefault="002D5D48"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noProof/>
          <w:sz w:val="21"/>
          <w:szCs w:val="21"/>
          <w:lang w:eastAsia="zh-CN"/>
        </w:rPr>
        <w:lastRenderedPageBreak/>
        <w:drawing>
          <wp:anchor distT="0" distB="0" distL="114300" distR="114300" simplePos="0" relativeHeight="251672576" behindDoc="0" locked="0" layoutInCell="1" allowOverlap="1" wp14:anchorId="40E8266D" wp14:editId="2516F173">
            <wp:simplePos x="0" y="0"/>
            <wp:positionH relativeFrom="column">
              <wp:posOffset>0</wp:posOffset>
            </wp:positionH>
            <wp:positionV relativeFrom="page">
              <wp:posOffset>1573530</wp:posOffset>
            </wp:positionV>
            <wp:extent cx="5581650" cy="36341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3634105"/>
                    </a:xfrm>
                    <a:prstGeom prst="rect">
                      <a:avLst/>
                    </a:prstGeom>
                    <a:noFill/>
                    <a:ln>
                      <a:noFill/>
                    </a:ln>
                  </pic:spPr>
                </pic:pic>
              </a:graphicData>
            </a:graphic>
          </wp:anchor>
        </w:drawing>
      </w:r>
    </w:p>
    <w:p w14:paraId="48552768" w14:textId="5F71DBFB" w:rsidR="00AD217E" w:rsidRPr="003A5B7F" w:rsidRDefault="00AD217E"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结果分析：</w:t>
      </w:r>
    </w:p>
    <w:p w14:paraId="05D5977A" w14:textId="77777777" w:rsidR="00AD217E" w:rsidRPr="003A5B7F" w:rsidRDefault="00AD217E"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第一次是通过ctrl + c来输入delete信号来让</w:t>
      </w:r>
      <w:proofErr w:type="gramStart"/>
      <w:r w:rsidRPr="003A5B7F">
        <w:rPr>
          <w:rFonts w:asciiTheme="minorEastAsia" w:hAnsiTheme="minorEastAsia"/>
          <w:sz w:val="21"/>
          <w:szCs w:val="21"/>
          <w:lang w:eastAsia="zh-CN"/>
        </w:rPr>
        <w:t>整个父</w:t>
      </w:r>
      <w:proofErr w:type="gramEnd"/>
      <w:r w:rsidRPr="003A5B7F">
        <w:rPr>
          <w:rFonts w:asciiTheme="minorEastAsia" w:hAnsiTheme="minorEastAsia"/>
          <w:sz w:val="21"/>
          <w:szCs w:val="21"/>
          <w:lang w:eastAsia="zh-CN"/>
        </w:rPr>
        <w:t>进程直接退出，不输出父进程被杀死信号。第二次是通过输入ctrl + \来输入quit信号</w:t>
      </w:r>
      <w:proofErr w:type="gramStart"/>
      <w:r w:rsidRPr="003A5B7F">
        <w:rPr>
          <w:rFonts w:asciiTheme="minorEastAsia" w:hAnsiTheme="minorEastAsia"/>
          <w:sz w:val="21"/>
          <w:szCs w:val="21"/>
          <w:lang w:eastAsia="zh-CN"/>
        </w:rPr>
        <w:t>来让父进程</w:t>
      </w:r>
      <w:proofErr w:type="gramEnd"/>
      <w:r w:rsidRPr="003A5B7F">
        <w:rPr>
          <w:rFonts w:asciiTheme="minorEastAsia" w:hAnsiTheme="minorEastAsia"/>
          <w:sz w:val="21"/>
          <w:szCs w:val="21"/>
          <w:lang w:eastAsia="zh-CN"/>
        </w:rPr>
        <w:t>从sleep状态中唤醒，因为代码中接收3信号，从而父进程输出（子进程不是因为该信号杀死是因为课本中代码根本不是通过信号量杀死，而是自行结束，与父进程无关，且早于父进程），第三次输出是父进程自己从sleep状态中唤醒，从而输出与第二次输出一样的效果。并且从第一次和第二三次输出子进程顺序不一，可以看出两者顺序并不固定。</w:t>
      </w:r>
    </w:p>
    <w:p w14:paraId="5DF7DBDC" w14:textId="6B0C9248" w:rsidR="002D5D48" w:rsidRPr="003A5B7F" w:rsidRDefault="00AD217E"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为了验证上述结果分析中括号中内容，写代码work_1_2.c验证，把kill直接删除，输出结果如下：</w:t>
      </w:r>
    </w:p>
    <w:p w14:paraId="7DC5F74D" w14:textId="02792C22" w:rsidR="00AD217E" w:rsidRDefault="00D430C9" w:rsidP="003A5B7F">
      <w:pPr>
        <w:pStyle w:val="a7"/>
        <w:spacing w:line="360" w:lineRule="auto"/>
      </w:pPr>
      <w:r>
        <w:rPr>
          <w:noProof/>
        </w:rPr>
        <w:drawing>
          <wp:inline distT="0" distB="0" distL="0" distR="0" wp14:anchorId="26180DE9" wp14:editId="50D4D123">
            <wp:extent cx="5581650" cy="10452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1045210"/>
                    </a:xfrm>
                    <a:prstGeom prst="rect">
                      <a:avLst/>
                    </a:prstGeom>
                    <a:noFill/>
                    <a:ln>
                      <a:noFill/>
                    </a:ln>
                  </pic:spPr>
                </pic:pic>
              </a:graphicData>
            </a:graphic>
          </wp:inline>
        </w:drawing>
      </w:r>
    </w:p>
    <w:p w14:paraId="2EAD5044" w14:textId="42FD826E" w:rsidR="00AD217E" w:rsidRPr="003A5B7F" w:rsidRDefault="00AD217E" w:rsidP="003A5B7F">
      <w:pPr>
        <w:widowControl/>
        <w:spacing w:before="100" w:beforeAutospacing="1" w:after="100" w:afterAutospacing="1" w:line="360" w:lineRule="auto"/>
        <w:rPr>
          <w:rFonts w:asciiTheme="minorEastAsia" w:hAnsiTheme="minorEastAsia"/>
          <w:sz w:val="21"/>
          <w:szCs w:val="21"/>
          <w:lang w:eastAsia="zh-CN"/>
        </w:rPr>
      </w:pPr>
      <w:r w:rsidRPr="003A5B7F">
        <w:rPr>
          <w:rFonts w:asciiTheme="minorEastAsia" w:hAnsiTheme="minorEastAsia"/>
          <w:sz w:val="21"/>
          <w:szCs w:val="21"/>
          <w:lang w:eastAsia="zh-CN"/>
        </w:rPr>
        <w:t>结果分析： 结果仍相同，成功验证上述内容</w:t>
      </w:r>
    </w:p>
    <w:p w14:paraId="7D378974" w14:textId="3CF208E1" w:rsidR="00AD217E" w:rsidRDefault="00AD217E" w:rsidP="003A5B7F">
      <w:pPr>
        <w:widowControl/>
        <w:spacing w:before="100" w:beforeAutospacing="1" w:after="100" w:afterAutospacing="1" w:line="360" w:lineRule="auto"/>
      </w:pPr>
      <w:r w:rsidRPr="003A5B7F">
        <w:rPr>
          <w:rFonts w:asciiTheme="minorEastAsia" w:hAnsiTheme="minorEastAsia"/>
          <w:sz w:val="21"/>
          <w:szCs w:val="21"/>
          <w:lang w:eastAsia="zh-CN"/>
        </w:rPr>
        <w:lastRenderedPageBreak/>
        <w:t xml:space="preserve">2、如果程序运行界面上显示“Child process 1 is killed by parent !!  Child </w:t>
      </w:r>
      <w:r>
        <w:t>process 2 is killed by parent !!”</w:t>
      </w:r>
      <w:r>
        <w:t>，五秒之后显示</w:t>
      </w:r>
      <w:r>
        <w:t>“Parent process is killed !!”</w:t>
      </w:r>
      <w:r>
        <w:t>，怎样修改程序使得只有接收到相应的中断信号后再发生跳转，执行输出？</w:t>
      </w:r>
    </w:p>
    <w:p w14:paraId="3242C3E3" w14:textId="6EDFDB9C" w:rsidR="00AD217E" w:rsidRDefault="00AD217E" w:rsidP="003A5B7F">
      <w:pPr>
        <w:pStyle w:val="a7"/>
        <w:spacing w:line="360" w:lineRule="auto"/>
      </w:pPr>
      <w:r>
        <w:t>对work_1_1.c中代码进行修改(work_1_3.c)，对子进程均加入该语句：</w:t>
      </w:r>
    </w:p>
    <w:p w14:paraId="1CF8E769" w14:textId="5C820EE9"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i/>
          <w:iCs/>
          <w:color w:val="89DDFF"/>
          <w:sz w:val="21"/>
          <w:szCs w:val="21"/>
          <w:lang w:eastAsia="zh-CN"/>
        </w:rPr>
        <w:t>while</w:t>
      </w:r>
      <w:r w:rsidRPr="0047678D">
        <w:rPr>
          <w:rFonts w:ascii="Consolas" w:eastAsia="宋体" w:hAnsi="Consolas" w:cs="宋体"/>
          <w:color w:val="89DDFF"/>
          <w:sz w:val="21"/>
          <w:szCs w:val="21"/>
          <w:lang w:eastAsia="zh-CN"/>
        </w:rPr>
        <w:t>(</w:t>
      </w:r>
      <w:proofErr w:type="spellStart"/>
      <w:r w:rsidRPr="0047678D">
        <w:rPr>
          <w:rFonts w:ascii="Consolas" w:eastAsia="宋体" w:hAnsi="Consolas" w:cs="宋体"/>
          <w:color w:val="A6ACCD"/>
          <w:sz w:val="21"/>
          <w:szCs w:val="21"/>
          <w:lang w:eastAsia="zh-CN"/>
        </w:rPr>
        <w:t>wait_flag</w:t>
      </w:r>
      <w:proofErr w:type="spellEnd"/>
      <w:r w:rsidRPr="0047678D">
        <w:rPr>
          <w:rFonts w:ascii="Consolas" w:eastAsia="宋体" w:hAnsi="Consolas" w:cs="宋体"/>
          <w:color w:val="89DDFF"/>
          <w:sz w:val="21"/>
          <w:szCs w:val="21"/>
          <w:lang w:eastAsia="zh-CN"/>
        </w:rPr>
        <w:t>);</w:t>
      </w:r>
    </w:p>
    <w:p w14:paraId="115957BB" w14:textId="66B07512" w:rsidR="00AD217E" w:rsidRPr="002D5D48" w:rsidRDefault="00AD217E" w:rsidP="002D5D48">
      <w:pPr>
        <w:widowControl/>
        <w:spacing w:before="100" w:beforeAutospacing="1" w:after="100" w:afterAutospacing="1" w:line="360" w:lineRule="auto"/>
        <w:rPr>
          <w:rFonts w:asciiTheme="minorEastAsia" w:hAnsiTheme="minorEastAsia"/>
          <w:sz w:val="21"/>
          <w:szCs w:val="21"/>
          <w:lang w:eastAsia="zh-CN"/>
        </w:rPr>
      </w:pPr>
      <w:proofErr w:type="gramStart"/>
      <w:r w:rsidRPr="002D5D48">
        <w:rPr>
          <w:rFonts w:asciiTheme="minorEastAsia" w:hAnsiTheme="minorEastAsia"/>
          <w:sz w:val="21"/>
          <w:szCs w:val="21"/>
          <w:lang w:eastAsia="zh-CN"/>
        </w:rPr>
        <w:t>让进程</w:t>
      </w:r>
      <w:proofErr w:type="gramEnd"/>
      <w:r w:rsidRPr="002D5D48">
        <w:rPr>
          <w:rFonts w:asciiTheme="minorEastAsia" w:hAnsiTheme="minorEastAsia"/>
          <w:sz w:val="21"/>
          <w:szCs w:val="21"/>
          <w:lang w:eastAsia="zh-CN"/>
        </w:rPr>
        <w:t>中只有运行stop函数，即</w:t>
      </w:r>
      <w:proofErr w:type="spellStart"/>
      <w:r w:rsidRPr="002D5D48">
        <w:rPr>
          <w:rFonts w:asciiTheme="minorEastAsia" w:hAnsiTheme="minorEastAsia"/>
          <w:sz w:val="21"/>
          <w:szCs w:val="21"/>
          <w:lang w:eastAsia="zh-CN"/>
        </w:rPr>
        <w:t>wait_flag</w:t>
      </w:r>
      <w:proofErr w:type="spellEnd"/>
      <w:r w:rsidRPr="002D5D48">
        <w:rPr>
          <w:rFonts w:asciiTheme="minorEastAsia" w:hAnsiTheme="minorEastAsia"/>
          <w:sz w:val="21"/>
          <w:szCs w:val="21"/>
          <w:lang w:eastAsia="zh-CN"/>
        </w:rPr>
        <w:t xml:space="preserve"> = 0，才能运行下一步，使用忙等实现</w:t>
      </w:r>
    </w:p>
    <w:p w14:paraId="328158BF" w14:textId="725F8C74" w:rsidR="002D5D48" w:rsidRPr="002D5D48" w:rsidRDefault="002D5D48" w:rsidP="002D5D48">
      <w:pPr>
        <w:widowControl/>
        <w:spacing w:before="100" w:beforeAutospacing="1" w:after="100" w:afterAutospacing="1" w:line="360" w:lineRule="auto"/>
        <w:rPr>
          <w:rFonts w:asciiTheme="minorEastAsia" w:hAnsiTheme="minorEastAsia"/>
          <w:sz w:val="21"/>
          <w:szCs w:val="21"/>
          <w:lang w:eastAsia="zh-CN"/>
        </w:rPr>
      </w:pPr>
      <w:r w:rsidRPr="002D5D48">
        <w:rPr>
          <w:rFonts w:asciiTheme="minorEastAsia" w:hAnsiTheme="minorEastAsia"/>
          <w:noProof/>
          <w:sz w:val="21"/>
          <w:szCs w:val="21"/>
          <w:lang w:eastAsia="zh-CN"/>
        </w:rPr>
        <w:drawing>
          <wp:anchor distT="0" distB="0" distL="114300" distR="114300" simplePos="0" relativeHeight="251668480" behindDoc="0" locked="0" layoutInCell="1" allowOverlap="1" wp14:anchorId="0E4BFEA7" wp14:editId="205EDD61">
            <wp:simplePos x="0" y="0"/>
            <wp:positionH relativeFrom="column">
              <wp:posOffset>-9525</wp:posOffset>
            </wp:positionH>
            <wp:positionV relativeFrom="paragraph">
              <wp:posOffset>536575</wp:posOffset>
            </wp:positionV>
            <wp:extent cx="5605145" cy="27432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145" cy="2743200"/>
                    </a:xfrm>
                    <a:prstGeom prst="rect">
                      <a:avLst/>
                    </a:prstGeom>
                    <a:noFill/>
                    <a:ln>
                      <a:noFill/>
                    </a:ln>
                  </pic:spPr>
                </pic:pic>
              </a:graphicData>
            </a:graphic>
          </wp:anchor>
        </w:drawing>
      </w:r>
      <w:r w:rsidR="00AD217E" w:rsidRPr="002D5D48">
        <w:rPr>
          <w:rFonts w:asciiTheme="minorEastAsia" w:hAnsiTheme="minorEastAsia"/>
          <w:sz w:val="21"/>
          <w:szCs w:val="21"/>
          <w:lang w:eastAsia="zh-CN"/>
        </w:rPr>
        <w:t>输出结果如下：</w:t>
      </w:r>
    </w:p>
    <w:p w14:paraId="4D8823B8" w14:textId="60CB2A2B" w:rsidR="00AD217E" w:rsidRDefault="00D430C9" w:rsidP="003A5B7F">
      <w:pPr>
        <w:pStyle w:val="a7"/>
        <w:spacing w:line="360" w:lineRule="auto"/>
      </w:pPr>
      <w:r>
        <w:rPr>
          <w:noProof/>
        </w:rPr>
        <w:drawing>
          <wp:inline distT="0" distB="0" distL="0" distR="0" wp14:anchorId="437693D4" wp14:editId="01A98E77">
            <wp:extent cx="5581403" cy="151440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4221" cy="1520599"/>
                    </a:xfrm>
                    <a:prstGeom prst="rect">
                      <a:avLst/>
                    </a:prstGeom>
                    <a:noFill/>
                    <a:ln>
                      <a:noFill/>
                    </a:ln>
                  </pic:spPr>
                </pic:pic>
              </a:graphicData>
            </a:graphic>
          </wp:inline>
        </w:drawing>
      </w:r>
    </w:p>
    <w:p w14:paraId="02734AF7" w14:textId="77777777" w:rsidR="00AD217E" w:rsidRPr="002D5D48" w:rsidRDefault="00AD217E"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结果分析： 可以看出修改后子进程要通过接收信号才能结束，并输出。但是这里有一个问题，由于signal(3, stop)语句为父子进程共享，也就是说实际上输入quit信号后，子进程本身</w:t>
      </w:r>
      <w:r>
        <w:t>就</w:t>
      </w:r>
      <w:r w:rsidRPr="002D5D48">
        <w:rPr>
          <w:rFonts w:asciiTheme="minorEastAsia" w:eastAsiaTheme="minorEastAsia" w:hAnsiTheme="minorEastAsia" w:cstheme="minorBidi"/>
          <w:sz w:val="21"/>
          <w:szCs w:val="21"/>
        </w:rPr>
        <w:t>会结束，而不是父进程的kill信号导致结束！然而如果是等待5s后的中断，此时为父进程发出的kill导致子进程结束。</w:t>
      </w:r>
    </w:p>
    <w:p w14:paraId="63F1AD0D" w14:textId="3299F203" w:rsidR="00AD217E" w:rsidRPr="002D5D48" w:rsidRDefault="00AD217E"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为了验证上述分析，写代码work_1_4.c，将代码中stop修改如下：</w:t>
      </w:r>
    </w:p>
    <w:p w14:paraId="18E0A971" w14:textId="77777777"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color w:val="C792EA"/>
          <w:sz w:val="21"/>
          <w:szCs w:val="21"/>
          <w:lang w:eastAsia="zh-CN"/>
        </w:rPr>
        <w:lastRenderedPageBreak/>
        <w:t>void</w:t>
      </w:r>
      <w:r w:rsidRPr="0047678D">
        <w:rPr>
          <w:rFonts w:ascii="Consolas" w:eastAsia="宋体" w:hAnsi="Consolas" w:cs="宋体"/>
          <w:color w:val="A6ACCD"/>
          <w:sz w:val="21"/>
          <w:szCs w:val="21"/>
          <w:lang w:eastAsia="zh-CN"/>
        </w:rPr>
        <w:t xml:space="preserve"> </w:t>
      </w:r>
      <w:proofErr w:type="gramStart"/>
      <w:r w:rsidRPr="0047678D">
        <w:rPr>
          <w:rFonts w:ascii="Consolas" w:eastAsia="宋体" w:hAnsi="Consolas" w:cs="宋体"/>
          <w:color w:val="82AAFF"/>
          <w:sz w:val="21"/>
          <w:szCs w:val="21"/>
          <w:lang w:eastAsia="zh-CN"/>
        </w:rPr>
        <w:t>stop</w:t>
      </w:r>
      <w:r w:rsidRPr="0047678D">
        <w:rPr>
          <w:rFonts w:ascii="Consolas" w:eastAsia="宋体" w:hAnsi="Consolas" w:cs="宋体"/>
          <w:color w:val="89DDFF"/>
          <w:sz w:val="21"/>
          <w:szCs w:val="21"/>
          <w:lang w:eastAsia="zh-CN"/>
        </w:rPr>
        <w:t>(</w:t>
      </w:r>
      <w:proofErr w:type="gramEnd"/>
      <w:r w:rsidRPr="0047678D">
        <w:rPr>
          <w:rFonts w:ascii="Consolas" w:eastAsia="宋体" w:hAnsi="Consolas" w:cs="宋体"/>
          <w:color w:val="C792EA"/>
          <w:sz w:val="21"/>
          <w:szCs w:val="21"/>
          <w:lang w:eastAsia="zh-CN"/>
        </w:rPr>
        <w:t>int</w:t>
      </w:r>
      <w:r w:rsidRPr="0047678D">
        <w:rPr>
          <w:rFonts w:ascii="Consolas" w:eastAsia="宋体" w:hAnsi="Consolas" w:cs="宋体"/>
          <w:color w:val="A6ACCD"/>
          <w:sz w:val="21"/>
          <w:szCs w:val="21"/>
          <w:lang w:eastAsia="zh-CN"/>
        </w:rPr>
        <w:t xml:space="preserve"> </w:t>
      </w:r>
      <w:r w:rsidRPr="0047678D">
        <w:rPr>
          <w:rFonts w:ascii="Consolas" w:eastAsia="宋体" w:hAnsi="Consolas" w:cs="宋体"/>
          <w:color w:val="FF5370"/>
          <w:sz w:val="21"/>
          <w:szCs w:val="21"/>
          <w:lang w:eastAsia="zh-CN"/>
        </w:rPr>
        <w:t>signum</w:t>
      </w:r>
      <w:r w:rsidRPr="0047678D">
        <w:rPr>
          <w:rFonts w:ascii="Consolas" w:eastAsia="宋体" w:hAnsi="Consolas" w:cs="宋体"/>
          <w:color w:val="89DDFF"/>
          <w:sz w:val="21"/>
          <w:szCs w:val="21"/>
          <w:lang w:eastAsia="zh-CN"/>
        </w:rPr>
        <w:t>){</w:t>
      </w:r>
      <w:r w:rsidRPr="0047678D">
        <w:rPr>
          <w:rFonts w:ascii="Consolas" w:eastAsia="宋体" w:hAnsi="Consolas" w:cs="宋体"/>
          <w:color w:val="A6ACCD"/>
          <w:sz w:val="21"/>
          <w:szCs w:val="21"/>
          <w:lang w:eastAsia="zh-CN"/>
        </w:rPr>
        <w:t xml:space="preserve"> </w:t>
      </w:r>
    </w:p>
    <w:p w14:paraId="7DD1227F" w14:textId="77777777" w:rsidR="0047678D" w:rsidRPr="0047678D" w:rsidRDefault="0047678D" w:rsidP="0047678D">
      <w:pPr>
        <w:widowControl/>
        <w:shd w:val="clear" w:color="auto" w:fill="292D3E"/>
        <w:spacing w:after="0" w:line="285" w:lineRule="atLeast"/>
        <w:ind w:firstLine="720"/>
        <w:rPr>
          <w:rFonts w:ascii="Consolas" w:eastAsia="宋体" w:hAnsi="Consolas" w:cs="宋体"/>
          <w:color w:val="A6ACCD"/>
          <w:sz w:val="21"/>
          <w:szCs w:val="21"/>
          <w:lang w:eastAsia="zh-CN"/>
        </w:rPr>
      </w:pPr>
      <w:proofErr w:type="spellStart"/>
      <w:r w:rsidRPr="0047678D">
        <w:rPr>
          <w:rFonts w:ascii="Consolas" w:eastAsia="宋体" w:hAnsi="Consolas" w:cs="宋体"/>
          <w:color w:val="A6ACCD"/>
          <w:sz w:val="21"/>
          <w:szCs w:val="21"/>
          <w:lang w:eastAsia="zh-CN"/>
        </w:rPr>
        <w:t>wait_flag</w:t>
      </w:r>
      <w:proofErr w:type="spellEnd"/>
      <w:r w:rsidRPr="0047678D">
        <w:rPr>
          <w:rFonts w:ascii="Consolas" w:eastAsia="宋体" w:hAnsi="Consolas" w:cs="宋体"/>
          <w:color w:val="A6ACCD"/>
          <w:sz w:val="21"/>
          <w:szCs w:val="21"/>
          <w:lang w:eastAsia="zh-CN"/>
        </w:rPr>
        <w:t xml:space="preserve"> </w:t>
      </w:r>
      <w:r w:rsidRPr="0047678D">
        <w:rPr>
          <w:rFonts w:ascii="Consolas" w:eastAsia="宋体" w:hAnsi="Consolas" w:cs="宋体"/>
          <w:color w:val="C792EA"/>
          <w:sz w:val="21"/>
          <w:szCs w:val="21"/>
          <w:lang w:eastAsia="zh-CN"/>
        </w:rPr>
        <w:t>=</w:t>
      </w:r>
      <w:r w:rsidRPr="0047678D">
        <w:rPr>
          <w:rFonts w:ascii="Consolas" w:eastAsia="宋体" w:hAnsi="Consolas" w:cs="宋体"/>
          <w:color w:val="A6ACCD"/>
          <w:sz w:val="21"/>
          <w:szCs w:val="21"/>
          <w:lang w:eastAsia="zh-CN"/>
        </w:rPr>
        <w:t xml:space="preserve"> </w:t>
      </w:r>
      <w:r w:rsidRPr="0047678D">
        <w:rPr>
          <w:rFonts w:ascii="Consolas" w:eastAsia="宋体" w:hAnsi="Consolas" w:cs="宋体"/>
          <w:color w:val="F78C6C"/>
          <w:sz w:val="21"/>
          <w:szCs w:val="21"/>
          <w:lang w:eastAsia="zh-CN"/>
        </w:rPr>
        <w:t>0</w:t>
      </w:r>
      <w:r w:rsidRPr="0047678D">
        <w:rPr>
          <w:rFonts w:ascii="Consolas" w:eastAsia="宋体" w:hAnsi="Consolas" w:cs="宋体"/>
          <w:color w:val="89DDFF"/>
          <w:sz w:val="21"/>
          <w:szCs w:val="21"/>
          <w:lang w:eastAsia="zh-CN"/>
        </w:rPr>
        <w:t>;</w:t>
      </w:r>
      <w:r w:rsidRPr="0047678D">
        <w:rPr>
          <w:rFonts w:ascii="Consolas" w:eastAsia="宋体" w:hAnsi="Consolas" w:cs="宋体"/>
          <w:color w:val="A6ACCD"/>
          <w:sz w:val="21"/>
          <w:szCs w:val="21"/>
          <w:lang w:eastAsia="zh-CN"/>
        </w:rPr>
        <w:t xml:space="preserve">   </w:t>
      </w:r>
    </w:p>
    <w:p w14:paraId="5B256928" w14:textId="77777777" w:rsidR="0047678D" w:rsidRPr="0047678D" w:rsidRDefault="0047678D" w:rsidP="0047678D">
      <w:pPr>
        <w:widowControl/>
        <w:shd w:val="clear" w:color="auto" w:fill="292D3E"/>
        <w:spacing w:after="0" w:line="285" w:lineRule="atLeast"/>
        <w:ind w:firstLine="720"/>
        <w:rPr>
          <w:rFonts w:ascii="Consolas" w:eastAsia="宋体" w:hAnsi="Consolas" w:cs="宋体"/>
          <w:color w:val="A6ACCD"/>
          <w:sz w:val="21"/>
          <w:szCs w:val="21"/>
          <w:lang w:eastAsia="zh-CN"/>
        </w:rPr>
      </w:pPr>
      <w:proofErr w:type="spellStart"/>
      <w:proofErr w:type="gramStart"/>
      <w:r w:rsidRPr="0047678D">
        <w:rPr>
          <w:rFonts w:ascii="Consolas" w:eastAsia="宋体" w:hAnsi="Consolas" w:cs="宋体"/>
          <w:color w:val="82AAFF"/>
          <w:sz w:val="21"/>
          <w:szCs w:val="21"/>
          <w:lang w:eastAsia="zh-CN"/>
        </w:rPr>
        <w:t>printf</w:t>
      </w:r>
      <w:proofErr w:type="spellEnd"/>
      <w:r w:rsidRPr="0047678D">
        <w:rPr>
          <w:rFonts w:ascii="Consolas" w:eastAsia="宋体" w:hAnsi="Consolas" w:cs="宋体"/>
          <w:color w:val="89DDFF"/>
          <w:sz w:val="21"/>
          <w:szCs w:val="21"/>
          <w:lang w:eastAsia="zh-CN"/>
        </w:rPr>
        <w:t>(</w:t>
      </w:r>
      <w:proofErr w:type="gramEnd"/>
      <w:r w:rsidRPr="0047678D">
        <w:rPr>
          <w:rFonts w:ascii="Consolas" w:eastAsia="宋体" w:hAnsi="Consolas" w:cs="宋体"/>
          <w:color w:val="89DDFF"/>
          <w:sz w:val="21"/>
          <w:szCs w:val="21"/>
          <w:lang w:eastAsia="zh-CN"/>
        </w:rPr>
        <w:t>"\n</w:t>
      </w:r>
      <w:r w:rsidRPr="0047678D">
        <w:rPr>
          <w:rFonts w:ascii="Consolas" w:eastAsia="宋体" w:hAnsi="Consolas" w:cs="宋体"/>
          <w:color w:val="C3E88D"/>
          <w:sz w:val="21"/>
          <w:szCs w:val="21"/>
          <w:lang w:eastAsia="zh-CN"/>
        </w:rPr>
        <w:t xml:space="preserve"> </w:t>
      </w:r>
      <w:r w:rsidRPr="0047678D">
        <w:rPr>
          <w:rFonts w:ascii="Consolas" w:eastAsia="宋体" w:hAnsi="Consolas" w:cs="宋体"/>
          <w:color w:val="A6ACCD"/>
          <w:sz w:val="21"/>
          <w:szCs w:val="21"/>
          <w:lang w:eastAsia="zh-CN"/>
        </w:rPr>
        <w:t>%</w:t>
      </w:r>
      <w:proofErr w:type="spellStart"/>
      <w:r w:rsidRPr="0047678D">
        <w:rPr>
          <w:rFonts w:ascii="Consolas" w:eastAsia="宋体" w:hAnsi="Consolas" w:cs="宋体"/>
          <w:color w:val="A6ACCD"/>
          <w:sz w:val="21"/>
          <w:szCs w:val="21"/>
          <w:lang w:eastAsia="zh-CN"/>
        </w:rPr>
        <w:t>d</w:t>
      </w:r>
      <w:r w:rsidRPr="0047678D">
        <w:rPr>
          <w:rFonts w:ascii="Consolas" w:eastAsia="宋体" w:hAnsi="Consolas" w:cs="宋体"/>
          <w:color w:val="C3E88D"/>
          <w:sz w:val="21"/>
          <w:szCs w:val="21"/>
          <w:lang w:eastAsia="zh-CN"/>
        </w:rPr>
        <w:t>stop</w:t>
      </w:r>
      <w:proofErr w:type="spellEnd"/>
      <w:r w:rsidRPr="0047678D">
        <w:rPr>
          <w:rFonts w:ascii="Consolas" w:eastAsia="宋体" w:hAnsi="Consolas" w:cs="宋体"/>
          <w:color w:val="C3E88D"/>
          <w:sz w:val="21"/>
          <w:szCs w:val="21"/>
          <w:lang w:eastAsia="zh-CN"/>
        </w:rPr>
        <w:t xml:space="preserve"> </w:t>
      </w:r>
      <w:r w:rsidRPr="0047678D">
        <w:rPr>
          <w:rFonts w:ascii="Consolas" w:eastAsia="宋体" w:hAnsi="Consolas" w:cs="宋体"/>
          <w:color w:val="89DDFF"/>
          <w:sz w:val="21"/>
          <w:szCs w:val="21"/>
          <w:lang w:eastAsia="zh-CN"/>
        </w:rPr>
        <w:t>\</w:t>
      </w:r>
      <w:proofErr w:type="spellStart"/>
      <w:r w:rsidRPr="0047678D">
        <w:rPr>
          <w:rFonts w:ascii="Consolas" w:eastAsia="宋体" w:hAnsi="Consolas" w:cs="宋体"/>
          <w:color w:val="89DDFF"/>
          <w:sz w:val="21"/>
          <w:szCs w:val="21"/>
          <w:lang w:eastAsia="zh-CN"/>
        </w:rPr>
        <w:t>n",</w:t>
      </w:r>
      <w:r w:rsidRPr="0047678D">
        <w:rPr>
          <w:rFonts w:ascii="Consolas" w:eastAsia="宋体" w:hAnsi="Consolas" w:cs="宋体"/>
          <w:color w:val="A6ACCD"/>
          <w:sz w:val="21"/>
          <w:szCs w:val="21"/>
          <w:lang w:eastAsia="zh-CN"/>
        </w:rPr>
        <w:t>signum</w:t>
      </w:r>
      <w:proofErr w:type="spellEnd"/>
      <w:r w:rsidRPr="0047678D">
        <w:rPr>
          <w:rFonts w:ascii="Consolas" w:eastAsia="宋体" w:hAnsi="Consolas" w:cs="宋体"/>
          <w:color w:val="89DDFF"/>
          <w:sz w:val="21"/>
          <w:szCs w:val="21"/>
          <w:lang w:eastAsia="zh-CN"/>
        </w:rPr>
        <w:t>);</w:t>
      </w:r>
    </w:p>
    <w:p w14:paraId="16CE4BEF" w14:textId="1ACF1784" w:rsidR="0047678D" w:rsidRPr="0047678D" w:rsidRDefault="0047678D" w:rsidP="0047678D">
      <w:pPr>
        <w:widowControl/>
        <w:shd w:val="clear" w:color="auto" w:fill="292D3E"/>
        <w:spacing w:after="0" w:line="285" w:lineRule="atLeast"/>
        <w:rPr>
          <w:rFonts w:ascii="Consolas" w:eastAsia="宋体" w:hAnsi="Consolas" w:cs="宋体"/>
          <w:color w:val="A6ACCD"/>
          <w:sz w:val="21"/>
          <w:szCs w:val="21"/>
          <w:lang w:eastAsia="zh-CN"/>
        </w:rPr>
      </w:pPr>
      <w:r w:rsidRPr="0047678D">
        <w:rPr>
          <w:rFonts w:ascii="Consolas" w:eastAsia="宋体" w:hAnsi="Consolas" w:cs="宋体"/>
          <w:color w:val="89DDFF"/>
          <w:sz w:val="21"/>
          <w:szCs w:val="21"/>
          <w:lang w:eastAsia="zh-CN"/>
        </w:rPr>
        <w:t>}</w:t>
      </w:r>
      <w:r w:rsidRPr="0047678D">
        <w:rPr>
          <w:rFonts w:ascii="Consolas" w:eastAsia="宋体" w:hAnsi="Consolas" w:cs="宋体"/>
          <w:color w:val="A6ACCD"/>
          <w:sz w:val="21"/>
          <w:szCs w:val="21"/>
          <w:lang w:eastAsia="zh-CN"/>
        </w:rPr>
        <w:t xml:space="preserve"> </w:t>
      </w:r>
    </w:p>
    <w:p w14:paraId="3017CA1B" w14:textId="319E090F" w:rsidR="00AD217E" w:rsidRDefault="00AD217E" w:rsidP="003A5B7F">
      <w:pPr>
        <w:pStyle w:val="a7"/>
        <w:spacing w:line="360" w:lineRule="auto"/>
      </w:pPr>
      <w:r w:rsidRPr="002D5D48">
        <w:rPr>
          <w:rFonts w:asciiTheme="minorEastAsia" w:eastAsiaTheme="minorEastAsia" w:hAnsiTheme="minorEastAsia" w:cstheme="minorBidi"/>
          <w:sz w:val="21"/>
          <w:szCs w:val="21"/>
        </w:rPr>
        <w:t>输出结果如下：</w:t>
      </w:r>
      <w:r w:rsidR="00D430C9">
        <w:rPr>
          <w:noProof/>
        </w:rPr>
        <w:drawing>
          <wp:inline distT="0" distB="0" distL="0" distR="0" wp14:anchorId="2118B437" wp14:editId="4BC6548F">
            <wp:extent cx="5581650" cy="26600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1650" cy="2660015"/>
                    </a:xfrm>
                    <a:prstGeom prst="rect">
                      <a:avLst/>
                    </a:prstGeom>
                    <a:noFill/>
                    <a:ln>
                      <a:noFill/>
                    </a:ln>
                  </pic:spPr>
                </pic:pic>
              </a:graphicData>
            </a:graphic>
          </wp:inline>
        </w:drawing>
      </w:r>
    </w:p>
    <w:p w14:paraId="40D095DC" w14:textId="0F3A713A" w:rsidR="00D430C9" w:rsidRDefault="00D430C9" w:rsidP="002D5D48">
      <w:pPr>
        <w:widowControl/>
        <w:spacing w:before="100" w:beforeAutospacing="1" w:after="100" w:afterAutospacing="1" w:line="360" w:lineRule="auto"/>
      </w:pPr>
      <w:r>
        <w:rPr>
          <w:noProof/>
        </w:rPr>
        <w:lastRenderedPageBreak/>
        <w:drawing>
          <wp:inline distT="0" distB="0" distL="0" distR="0" wp14:anchorId="5ECAEFB8" wp14:editId="0DA23D6B">
            <wp:extent cx="5581650" cy="17926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1660" cy="1802243"/>
                    </a:xfrm>
                    <a:prstGeom prst="rect">
                      <a:avLst/>
                    </a:prstGeom>
                    <a:noFill/>
                    <a:ln>
                      <a:noFill/>
                    </a:ln>
                  </pic:spPr>
                </pic:pic>
              </a:graphicData>
            </a:graphic>
          </wp:inline>
        </w:drawing>
      </w:r>
      <w:r>
        <w:rPr>
          <w:noProof/>
        </w:rPr>
        <w:drawing>
          <wp:inline distT="0" distB="0" distL="0" distR="0" wp14:anchorId="707C47A4" wp14:editId="7C43C4EA">
            <wp:extent cx="5581650" cy="24104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2410460"/>
                    </a:xfrm>
                    <a:prstGeom prst="rect">
                      <a:avLst/>
                    </a:prstGeom>
                    <a:noFill/>
                    <a:ln>
                      <a:noFill/>
                    </a:ln>
                  </pic:spPr>
                </pic:pic>
              </a:graphicData>
            </a:graphic>
          </wp:inline>
        </w:drawing>
      </w:r>
      <w:r>
        <w:rPr>
          <w:noProof/>
        </w:rPr>
        <w:drawing>
          <wp:inline distT="0" distB="0" distL="0" distR="0" wp14:anchorId="0D85CFCA" wp14:editId="54C84216">
            <wp:extent cx="5581650" cy="15316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1531620"/>
                    </a:xfrm>
                    <a:prstGeom prst="rect">
                      <a:avLst/>
                    </a:prstGeom>
                    <a:noFill/>
                    <a:ln>
                      <a:noFill/>
                    </a:ln>
                  </pic:spPr>
                </pic:pic>
              </a:graphicData>
            </a:graphic>
          </wp:inline>
        </w:drawing>
      </w:r>
    </w:p>
    <w:p w14:paraId="4AE45257" w14:textId="5C945011" w:rsidR="00AD217E" w:rsidRPr="002D5D48" w:rsidRDefault="00AD217E" w:rsidP="002D5D48">
      <w:pPr>
        <w:widowControl/>
        <w:spacing w:before="100" w:beforeAutospacing="1" w:after="100" w:afterAutospacing="1" w:line="360" w:lineRule="auto"/>
        <w:rPr>
          <w:rFonts w:asciiTheme="minorEastAsia" w:hAnsiTheme="minorEastAsia"/>
          <w:sz w:val="21"/>
          <w:szCs w:val="21"/>
          <w:lang w:eastAsia="zh-CN"/>
        </w:rPr>
      </w:pPr>
      <w:r w:rsidRPr="002D5D48">
        <w:rPr>
          <w:rFonts w:asciiTheme="minorEastAsia" w:hAnsiTheme="minorEastAsia"/>
          <w:sz w:val="21"/>
          <w:szCs w:val="21"/>
          <w:lang w:eastAsia="zh-CN"/>
        </w:rPr>
        <w:t>结果分析：</w:t>
      </w:r>
    </w:p>
    <w:p w14:paraId="3437A401" w14:textId="77777777" w:rsidR="00AD217E" w:rsidRPr="002D5D48" w:rsidRDefault="00AD217E" w:rsidP="002D5D48">
      <w:pPr>
        <w:widowControl/>
        <w:spacing w:before="100" w:beforeAutospacing="1" w:after="100" w:afterAutospacing="1" w:line="360" w:lineRule="auto"/>
        <w:rPr>
          <w:rFonts w:asciiTheme="minorEastAsia" w:hAnsiTheme="minorEastAsia"/>
          <w:sz w:val="21"/>
          <w:szCs w:val="21"/>
          <w:lang w:eastAsia="zh-CN"/>
        </w:rPr>
      </w:pPr>
      <w:r w:rsidRPr="002D5D48">
        <w:rPr>
          <w:rFonts w:asciiTheme="minorEastAsia" w:hAnsiTheme="minorEastAsia"/>
          <w:sz w:val="21"/>
          <w:szCs w:val="21"/>
          <w:lang w:eastAsia="zh-CN"/>
        </w:rPr>
        <w:t>可以发现程序运行有三种结果，第一种是子进程</w:t>
      </w:r>
      <w:proofErr w:type="gramStart"/>
      <w:r w:rsidRPr="002D5D48">
        <w:rPr>
          <w:rFonts w:asciiTheme="minorEastAsia" w:hAnsiTheme="minorEastAsia"/>
          <w:sz w:val="21"/>
          <w:szCs w:val="21"/>
          <w:lang w:eastAsia="zh-CN"/>
        </w:rPr>
        <w:t>一</w:t>
      </w:r>
      <w:proofErr w:type="gramEnd"/>
      <w:r w:rsidRPr="002D5D48">
        <w:rPr>
          <w:rFonts w:asciiTheme="minorEastAsia" w:hAnsiTheme="minorEastAsia"/>
          <w:sz w:val="21"/>
          <w:szCs w:val="21"/>
          <w:lang w:eastAsia="zh-CN"/>
        </w:rPr>
        <w:t>接收quit信号终止，第二种是子进程一二均是kill发出的信号终止，第三种是都收到quit信号终止。说明如果不做信号屏蔽子进程会收到quit信号，无法确定是否是kill发出的信号才发生跳转。而5s后的中断可以发现只能是kill发出的中断信号，因为此时没有quit信号。</w:t>
      </w:r>
    </w:p>
    <w:p w14:paraId="1D932E91" w14:textId="2E212AAE" w:rsidR="000A5198" w:rsidRPr="002D5D48" w:rsidRDefault="00AD217E" w:rsidP="002D5D48">
      <w:pPr>
        <w:widowControl/>
        <w:spacing w:before="100" w:beforeAutospacing="1" w:after="100" w:afterAutospacing="1" w:line="360" w:lineRule="auto"/>
        <w:rPr>
          <w:rFonts w:asciiTheme="minorEastAsia" w:hAnsiTheme="minorEastAsia"/>
          <w:sz w:val="21"/>
          <w:szCs w:val="21"/>
          <w:lang w:eastAsia="zh-CN"/>
        </w:rPr>
      </w:pPr>
      <w:r w:rsidRPr="002D5D48">
        <w:rPr>
          <w:rFonts w:asciiTheme="minorEastAsia" w:hAnsiTheme="minorEastAsia"/>
          <w:sz w:val="21"/>
          <w:szCs w:val="21"/>
          <w:lang w:eastAsia="zh-CN"/>
        </w:rPr>
        <w:t>为了实现真正的只有收到相应的信号才发生跳转，且子进程结束有固定顺序，写work_1_5.c，代码如下</w:t>
      </w:r>
      <w:r w:rsidR="000A5198" w:rsidRPr="002D5D48">
        <w:rPr>
          <w:rFonts w:asciiTheme="minorEastAsia" w:hAnsiTheme="minorEastAsia" w:hint="eastAsia"/>
          <w:sz w:val="21"/>
          <w:szCs w:val="21"/>
          <w:lang w:eastAsia="zh-CN"/>
        </w:rPr>
        <w:t>：</w:t>
      </w:r>
    </w:p>
    <w:p w14:paraId="18CE6DC4" w14:textId="51691CF8" w:rsidR="000A5198" w:rsidRPr="000A5198" w:rsidRDefault="000A5198" w:rsidP="003A5B7F">
      <w:pPr>
        <w:widowControl/>
        <w:spacing w:after="0" w:line="360" w:lineRule="auto"/>
        <w:rPr>
          <w:rFonts w:ascii="宋体" w:eastAsia="宋体" w:hAnsi="宋体" w:cs="宋体"/>
          <w:sz w:val="24"/>
          <w:szCs w:val="24"/>
          <w:lang w:eastAsia="zh-CN"/>
        </w:rPr>
      </w:pPr>
      <w:r w:rsidRPr="000A5198">
        <w:rPr>
          <w:rFonts w:ascii="宋体" w:eastAsia="宋体" w:hAnsi="宋体" w:cs="宋体"/>
          <w:noProof/>
          <w:sz w:val="24"/>
          <w:szCs w:val="24"/>
          <w:lang w:eastAsia="zh-CN"/>
        </w:rPr>
        <w:lastRenderedPageBreak/>
        <w:drawing>
          <wp:inline distT="0" distB="0" distL="0" distR="0" wp14:anchorId="4BAEB486" wp14:editId="24A2F305">
            <wp:extent cx="5588000" cy="73317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8000" cy="7331710"/>
                    </a:xfrm>
                    <a:prstGeom prst="rect">
                      <a:avLst/>
                    </a:prstGeom>
                    <a:noFill/>
                    <a:ln>
                      <a:noFill/>
                    </a:ln>
                  </pic:spPr>
                </pic:pic>
              </a:graphicData>
            </a:graphic>
          </wp:inline>
        </w:drawing>
      </w:r>
    </w:p>
    <w:p w14:paraId="7BA5B108" w14:textId="27D9A71D" w:rsidR="00AD217E" w:rsidRPr="002D5D48" w:rsidRDefault="00AD217E" w:rsidP="002D5D48">
      <w:pPr>
        <w:widowControl/>
        <w:spacing w:before="100" w:beforeAutospacing="1" w:after="100" w:afterAutospacing="1" w:line="360" w:lineRule="auto"/>
        <w:rPr>
          <w:rFonts w:asciiTheme="minorEastAsia" w:hAnsiTheme="minorEastAsia"/>
          <w:sz w:val="21"/>
          <w:szCs w:val="21"/>
          <w:lang w:eastAsia="zh-CN"/>
        </w:rPr>
      </w:pPr>
      <w:r w:rsidRPr="002D5D48">
        <w:rPr>
          <w:rFonts w:asciiTheme="minorEastAsia" w:hAnsiTheme="minorEastAsia"/>
          <w:sz w:val="21"/>
          <w:szCs w:val="21"/>
          <w:lang w:eastAsia="zh-CN"/>
        </w:rPr>
        <w:t>输出结果如下：</w:t>
      </w:r>
    </w:p>
    <w:p w14:paraId="3815B47A" w14:textId="61CFB8E1" w:rsidR="00981C44" w:rsidRDefault="00981C44" w:rsidP="003A5B7F">
      <w:pPr>
        <w:pStyle w:val="a7"/>
        <w:spacing w:line="360" w:lineRule="auto"/>
      </w:pPr>
      <w:r>
        <w:rPr>
          <w:noProof/>
        </w:rPr>
        <w:lastRenderedPageBreak/>
        <w:drawing>
          <wp:inline distT="0" distB="0" distL="0" distR="0" wp14:anchorId="7896DDEE" wp14:editId="4ECCD8FD">
            <wp:extent cx="5581650" cy="22802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1650" cy="2280285"/>
                    </a:xfrm>
                    <a:prstGeom prst="rect">
                      <a:avLst/>
                    </a:prstGeom>
                    <a:noFill/>
                    <a:ln>
                      <a:noFill/>
                    </a:ln>
                  </pic:spPr>
                </pic:pic>
              </a:graphicData>
            </a:graphic>
          </wp:inline>
        </w:drawing>
      </w:r>
      <w:r>
        <w:rPr>
          <w:noProof/>
        </w:rPr>
        <w:drawing>
          <wp:inline distT="0" distB="0" distL="0" distR="0" wp14:anchorId="63F59CC2" wp14:editId="608BBA68">
            <wp:extent cx="5581650" cy="19596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1959610"/>
                    </a:xfrm>
                    <a:prstGeom prst="rect">
                      <a:avLst/>
                    </a:prstGeom>
                    <a:noFill/>
                    <a:ln>
                      <a:noFill/>
                    </a:ln>
                  </pic:spPr>
                </pic:pic>
              </a:graphicData>
            </a:graphic>
          </wp:inline>
        </w:drawing>
      </w:r>
    </w:p>
    <w:p w14:paraId="12F1041E" w14:textId="6F691564" w:rsidR="000A5198" w:rsidRPr="002D5D48" w:rsidRDefault="000A5198"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 xml:space="preserve">如图可以看出程序运行顺序为，父进程先接收到信号或者等待5s后中断，然后发出kill信号, </w:t>
      </w:r>
      <w:proofErr w:type="gramStart"/>
      <w:r w:rsidRPr="002D5D48">
        <w:rPr>
          <w:rFonts w:asciiTheme="minorEastAsia" w:eastAsiaTheme="minorEastAsia" w:hAnsiTheme="minorEastAsia" w:cstheme="minorBidi"/>
          <w:sz w:val="21"/>
          <w:szCs w:val="21"/>
        </w:rPr>
        <w:t>之后子</w:t>
      </w:r>
      <w:proofErr w:type="gramEnd"/>
      <w:r w:rsidRPr="002D5D48">
        <w:rPr>
          <w:rFonts w:asciiTheme="minorEastAsia" w:eastAsiaTheme="minorEastAsia" w:hAnsiTheme="minorEastAsia" w:cstheme="minorBidi"/>
          <w:sz w:val="21"/>
          <w:szCs w:val="21"/>
        </w:rPr>
        <w:t>进程收到后才结束，</w:t>
      </w:r>
      <w:proofErr w:type="gramStart"/>
      <w:r w:rsidRPr="002D5D48">
        <w:rPr>
          <w:rFonts w:asciiTheme="minorEastAsia" w:eastAsiaTheme="minorEastAsia" w:hAnsiTheme="minorEastAsia" w:cstheme="minorBidi"/>
          <w:sz w:val="21"/>
          <w:szCs w:val="21"/>
        </w:rPr>
        <w:t>最</w:t>
      </w:r>
      <w:proofErr w:type="gramEnd"/>
      <w:r w:rsidRPr="002D5D48">
        <w:rPr>
          <w:rFonts w:asciiTheme="minorEastAsia" w:eastAsiaTheme="minorEastAsia" w:hAnsiTheme="minorEastAsia" w:cstheme="minorBidi"/>
          <w:sz w:val="21"/>
          <w:szCs w:val="21"/>
        </w:rPr>
        <w:t>后父进程wait函数等到子进程结束再结束，且子进程两个信号区分开，用wait(0)改变来实现顺序结束，完成实验要求。</w:t>
      </w:r>
    </w:p>
    <w:p w14:paraId="48F412DE" w14:textId="0DAA26E2" w:rsidR="000A5198" w:rsidRPr="002D5D48" w:rsidRDefault="000A5198"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3、将本实验中通信产生的中断通过14 号信号值进行闹钟中断，将signal(3,stop)当中数字信号变为2，体会不同中断的执行样式，从而对软中断机制有一个更好的理解。</w:t>
      </w:r>
    </w:p>
    <w:p w14:paraId="53A26B7D" w14:textId="55DE1762"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noProof/>
          <w:sz w:val="21"/>
          <w:szCs w:val="21"/>
        </w:rPr>
        <w:lastRenderedPageBreak/>
        <w:drawing>
          <wp:anchor distT="0" distB="0" distL="114300" distR="114300" simplePos="0" relativeHeight="251648000" behindDoc="0" locked="0" layoutInCell="1" allowOverlap="1" wp14:anchorId="5FD1839F" wp14:editId="060EB955">
            <wp:simplePos x="0" y="0"/>
            <wp:positionH relativeFrom="column">
              <wp:posOffset>-7961</wp:posOffset>
            </wp:positionH>
            <wp:positionV relativeFrom="page">
              <wp:posOffset>1105469</wp:posOffset>
            </wp:positionV>
            <wp:extent cx="5181600" cy="831532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8315325"/>
                    </a:xfrm>
                    <a:prstGeom prst="rect">
                      <a:avLst/>
                    </a:prstGeom>
                    <a:noFill/>
                    <a:ln>
                      <a:noFill/>
                    </a:ln>
                  </pic:spPr>
                </pic:pic>
              </a:graphicData>
            </a:graphic>
          </wp:anchor>
        </w:drawing>
      </w:r>
      <w:r w:rsidRPr="002D5D48">
        <w:rPr>
          <w:rFonts w:asciiTheme="minorEastAsia" w:eastAsiaTheme="minorEastAsia" w:hAnsiTheme="minorEastAsia" w:cstheme="minorBidi"/>
          <w:sz w:val="21"/>
          <w:szCs w:val="21"/>
        </w:rPr>
        <w:t>编写代码work_1_6.c，代码如下</w:t>
      </w:r>
      <w:r w:rsidRPr="002D5D48">
        <w:rPr>
          <w:rFonts w:asciiTheme="minorEastAsia" w:eastAsiaTheme="minorEastAsia" w:hAnsiTheme="minorEastAsia" w:cstheme="minorBidi" w:hint="eastAsia"/>
          <w:sz w:val="21"/>
          <w:szCs w:val="21"/>
        </w:rPr>
        <w:t>:</w:t>
      </w:r>
    </w:p>
    <w:p w14:paraId="63EF7504" w14:textId="7DE8977D" w:rsidR="00FB7089" w:rsidRPr="002D5D48" w:rsidRDefault="000A5198"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lastRenderedPageBreak/>
        <w:t>输出结果如下</w:t>
      </w:r>
      <w:r w:rsidRPr="002D5D48">
        <w:rPr>
          <w:rFonts w:asciiTheme="minorEastAsia" w:eastAsiaTheme="minorEastAsia" w:hAnsiTheme="minorEastAsia" w:cstheme="minorBidi" w:hint="eastAsia"/>
          <w:sz w:val="21"/>
          <w:szCs w:val="21"/>
        </w:rPr>
        <w:t>：</w:t>
      </w:r>
    </w:p>
    <w:p w14:paraId="7718599F" w14:textId="791B8DA7" w:rsidR="00D430C9" w:rsidRDefault="00981C44" w:rsidP="003A5B7F">
      <w:pPr>
        <w:pStyle w:val="a7"/>
        <w:spacing w:line="360" w:lineRule="auto"/>
      </w:pPr>
      <w:r>
        <w:rPr>
          <w:rFonts w:hint="eastAsia"/>
          <w:noProof/>
        </w:rPr>
        <w:drawing>
          <wp:inline distT="0" distB="0" distL="0" distR="0" wp14:anchorId="74A52591" wp14:editId="7CFC7E9F">
            <wp:extent cx="5581650" cy="19513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1951355"/>
                    </a:xfrm>
                    <a:prstGeom prst="rect">
                      <a:avLst/>
                    </a:prstGeom>
                    <a:noFill/>
                    <a:ln>
                      <a:noFill/>
                    </a:ln>
                  </pic:spPr>
                </pic:pic>
              </a:graphicData>
            </a:graphic>
          </wp:inline>
        </w:drawing>
      </w:r>
      <w:r>
        <w:rPr>
          <w:noProof/>
        </w:rPr>
        <w:drawing>
          <wp:inline distT="0" distB="0" distL="0" distR="0" wp14:anchorId="776BD4C2" wp14:editId="38FBBAEE">
            <wp:extent cx="5581650" cy="19653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1965325"/>
                    </a:xfrm>
                    <a:prstGeom prst="rect">
                      <a:avLst/>
                    </a:prstGeom>
                    <a:noFill/>
                    <a:ln>
                      <a:noFill/>
                    </a:ln>
                  </pic:spPr>
                </pic:pic>
              </a:graphicData>
            </a:graphic>
          </wp:inline>
        </w:drawing>
      </w:r>
    </w:p>
    <w:p w14:paraId="3D013473" w14:textId="77777777" w:rsidR="000A5198" w:rsidRPr="002D5D48" w:rsidRDefault="000A5198"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结果分析： 完成实验3内容，说明kill可以通过发送任意信号给子进程接受，从而实现通信，signal中14原本是需要alarm信号才能完成，但是kill也能实现，同时父进程可以通过</w:t>
      </w:r>
      <w:proofErr w:type="spellStart"/>
      <w:r w:rsidRPr="002D5D48">
        <w:rPr>
          <w:rFonts w:asciiTheme="minorEastAsia" w:eastAsiaTheme="minorEastAsia" w:hAnsiTheme="minorEastAsia" w:cstheme="minorBidi"/>
          <w:sz w:val="21"/>
          <w:szCs w:val="21"/>
        </w:rPr>
        <w:t>ctrl+c</w:t>
      </w:r>
      <w:proofErr w:type="spellEnd"/>
      <w:r w:rsidRPr="002D5D48">
        <w:rPr>
          <w:rFonts w:asciiTheme="minorEastAsia" w:eastAsiaTheme="minorEastAsia" w:hAnsiTheme="minorEastAsia" w:cstheme="minorBidi"/>
          <w:sz w:val="21"/>
          <w:szCs w:val="21"/>
        </w:rPr>
        <w:t>接收也可以通过alarm接受信号来完成下一步，由于fork（）只进行fork（）后面的代码，所以可以确定子进程不是由alarm的信号</w:t>
      </w:r>
      <w:proofErr w:type="gramStart"/>
      <w:r w:rsidRPr="002D5D48">
        <w:rPr>
          <w:rFonts w:asciiTheme="minorEastAsia" w:eastAsiaTheme="minorEastAsia" w:hAnsiTheme="minorEastAsia" w:cstheme="minorBidi"/>
          <w:sz w:val="21"/>
          <w:szCs w:val="21"/>
        </w:rPr>
        <w:t>来导致</w:t>
      </w:r>
      <w:proofErr w:type="gramEnd"/>
      <w:r w:rsidRPr="002D5D48">
        <w:rPr>
          <w:rFonts w:asciiTheme="minorEastAsia" w:eastAsiaTheme="minorEastAsia" w:hAnsiTheme="minorEastAsia" w:cstheme="minorBidi"/>
          <w:sz w:val="21"/>
          <w:szCs w:val="21"/>
        </w:rPr>
        <w:t>结束。</w:t>
      </w:r>
    </w:p>
    <w:p w14:paraId="7245FBC9" w14:textId="0BB5232C" w:rsidR="000A5198" w:rsidRPr="002D5D48" w:rsidRDefault="000A5198"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如果将kill删除，并且把alarm(5)置于最外层或者父进程内，即</w:t>
      </w:r>
      <w:proofErr w:type="spellStart"/>
      <w:r w:rsidRPr="002D5D48">
        <w:rPr>
          <w:rFonts w:asciiTheme="minorEastAsia" w:eastAsiaTheme="minorEastAsia" w:hAnsiTheme="minorEastAsia" w:cstheme="minorBidi"/>
          <w:sz w:val="21"/>
          <w:szCs w:val="21"/>
        </w:rPr>
        <w:t>test.c</w:t>
      </w:r>
      <w:proofErr w:type="spellEnd"/>
      <w:r w:rsidRPr="002D5D48">
        <w:rPr>
          <w:rFonts w:asciiTheme="minorEastAsia" w:eastAsiaTheme="minorEastAsia" w:hAnsiTheme="minorEastAsia" w:cstheme="minorBidi"/>
          <w:sz w:val="21"/>
          <w:szCs w:val="21"/>
        </w:rPr>
        <w:t>, 发现输出结果如下：</w:t>
      </w:r>
    </w:p>
    <w:p w14:paraId="3F13168B" w14:textId="46A2C1CA" w:rsidR="00981C44" w:rsidRDefault="00981C44" w:rsidP="003A5B7F">
      <w:pPr>
        <w:pStyle w:val="a7"/>
        <w:spacing w:line="360" w:lineRule="auto"/>
      </w:pPr>
      <w:r>
        <w:rPr>
          <w:noProof/>
        </w:rPr>
        <w:drawing>
          <wp:inline distT="0" distB="0" distL="0" distR="0" wp14:anchorId="4EF841ED" wp14:editId="574329AD">
            <wp:extent cx="5581650" cy="20605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060575"/>
                    </a:xfrm>
                    <a:prstGeom prst="rect">
                      <a:avLst/>
                    </a:prstGeom>
                    <a:noFill/>
                    <a:ln>
                      <a:noFill/>
                    </a:ln>
                  </pic:spPr>
                </pic:pic>
              </a:graphicData>
            </a:graphic>
          </wp:inline>
        </w:drawing>
      </w:r>
    </w:p>
    <w:p w14:paraId="2A8B99C9" w14:textId="77777777" w:rsidR="000A5198" w:rsidRPr="002D5D48" w:rsidRDefault="000A5198"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lastRenderedPageBreak/>
        <w:t>结果分析：</w:t>
      </w:r>
    </w:p>
    <w:p w14:paraId="48978F22" w14:textId="77777777" w:rsidR="000A5198" w:rsidRPr="002D5D48" w:rsidRDefault="000A5198"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即说明alarm信号只由本程序所拥有，与signal函数性质不同，并且验证上述内容。</w:t>
      </w:r>
    </w:p>
    <w:p w14:paraId="795AE064" w14:textId="6CF14A75" w:rsidR="000A5198" w:rsidRPr="002D5D48" w:rsidRDefault="000A5198"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编写test_1.c，将alarm写在fork()后，输出结果如下：</w:t>
      </w:r>
    </w:p>
    <w:p w14:paraId="7FC24FCE" w14:textId="401E20BD" w:rsidR="00981C44" w:rsidRDefault="00981C44" w:rsidP="003A5B7F">
      <w:pPr>
        <w:pStyle w:val="a7"/>
        <w:spacing w:line="360" w:lineRule="auto"/>
      </w:pPr>
      <w:r>
        <w:rPr>
          <w:noProof/>
        </w:rPr>
        <w:drawing>
          <wp:inline distT="0" distB="0" distL="0" distR="0" wp14:anchorId="72D4A3E3" wp14:editId="2C7DF2AB">
            <wp:extent cx="5581650" cy="22656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2265680"/>
                    </a:xfrm>
                    <a:prstGeom prst="rect">
                      <a:avLst/>
                    </a:prstGeom>
                    <a:noFill/>
                    <a:ln>
                      <a:noFill/>
                    </a:ln>
                  </pic:spPr>
                </pic:pic>
              </a:graphicData>
            </a:graphic>
          </wp:inline>
        </w:drawing>
      </w:r>
      <w:r>
        <w:rPr>
          <w:rFonts w:hint="eastAsia"/>
          <w:noProof/>
        </w:rPr>
        <w:drawing>
          <wp:inline distT="0" distB="0" distL="0" distR="0" wp14:anchorId="77598775" wp14:editId="4BACD2C1">
            <wp:extent cx="5581650" cy="20605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650" cy="2060575"/>
                    </a:xfrm>
                    <a:prstGeom prst="rect">
                      <a:avLst/>
                    </a:prstGeom>
                    <a:noFill/>
                    <a:ln>
                      <a:noFill/>
                    </a:ln>
                  </pic:spPr>
                </pic:pic>
              </a:graphicData>
            </a:graphic>
          </wp:inline>
        </w:drawing>
      </w:r>
    </w:p>
    <w:p w14:paraId="3A212DF7" w14:textId="77777777" w:rsidR="00D430C9" w:rsidRPr="002D5D48" w:rsidRDefault="000A5198"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 xml:space="preserve">结果分析： </w:t>
      </w:r>
    </w:p>
    <w:p w14:paraId="45CAFA62" w14:textId="5D1B0A42" w:rsidR="00D430C9" w:rsidRPr="002D5D48" w:rsidRDefault="000A5198"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即成功接收到时钟信号，也同时证明了alarm函数只有本程序会拥有。</w:t>
      </w:r>
    </w:p>
    <w:p w14:paraId="3860A239" w14:textId="657D57F5" w:rsidR="000A5198" w:rsidRPr="002D5D48" w:rsidRDefault="000A5198"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实际上该课本给出的代码怎么修改，都会导致忙等，这是不好的，所以对程序修改，最终自己修改的work_1_7.c，代码如下：</w:t>
      </w:r>
    </w:p>
    <w:p w14:paraId="2E1CCA4B" w14:textId="0ED80973" w:rsidR="00D430C9" w:rsidRPr="00981C44" w:rsidRDefault="00D430C9" w:rsidP="003A5B7F">
      <w:pPr>
        <w:widowControl/>
        <w:spacing w:after="0" w:line="360" w:lineRule="auto"/>
        <w:rPr>
          <w:rFonts w:ascii="宋体" w:eastAsia="宋体" w:hAnsi="宋体" w:cs="宋体"/>
          <w:sz w:val="24"/>
          <w:szCs w:val="24"/>
          <w:lang w:eastAsia="zh-CN"/>
        </w:rPr>
      </w:pPr>
      <w:r w:rsidRPr="00D430C9">
        <w:rPr>
          <w:rFonts w:ascii="宋体" w:eastAsia="宋体" w:hAnsi="宋体" w:cs="宋体"/>
          <w:noProof/>
          <w:sz w:val="24"/>
          <w:szCs w:val="24"/>
          <w:lang w:eastAsia="zh-CN"/>
        </w:rPr>
        <w:lastRenderedPageBreak/>
        <w:drawing>
          <wp:inline distT="0" distB="0" distL="0" distR="0" wp14:anchorId="12410744" wp14:editId="154722C6">
            <wp:extent cx="5593278" cy="102871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0125" cy="10336519"/>
                    </a:xfrm>
                    <a:prstGeom prst="rect">
                      <a:avLst/>
                    </a:prstGeom>
                    <a:noFill/>
                    <a:ln>
                      <a:noFill/>
                    </a:ln>
                  </pic:spPr>
                </pic:pic>
              </a:graphicData>
            </a:graphic>
          </wp:inline>
        </w:drawing>
      </w:r>
    </w:p>
    <w:p w14:paraId="567AFFBD" w14:textId="77777777" w:rsidR="00D430C9" w:rsidRPr="002D5D48" w:rsidRDefault="00D430C9"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lastRenderedPageBreak/>
        <w:t>输出结果如下：</w:t>
      </w:r>
    </w:p>
    <w:p w14:paraId="2F7EAF1E" w14:textId="4CBB0A87" w:rsidR="00D430C9" w:rsidRDefault="00981C44" w:rsidP="003A5B7F">
      <w:pPr>
        <w:pStyle w:val="a7"/>
        <w:spacing w:line="360" w:lineRule="auto"/>
      </w:pPr>
      <w:r>
        <w:rPr>
          <w:noProof/>
        </w:rPr>
        <w:drawing>
          <wp:inline distT="0" distB="0" distL="0" distR="0" wp14:anchorId="3E8FC62B" wp14:editId="1ED131BE">
            <wp:extent cx="5573174" cy="181515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2363" cy="1824659"/>
                    </a:xfrm>
                    <a:prstGeom prst="rect">
                      <a:avLst/>
                    </a:prstGeom>
                    <a:noFill/>
                    <a:ln>
                      <a:noFill/>
                    </a:ln>
                  </pic:spPr>
                </pic:pic>
              </a:graphicData>
            </a:graphic>
          </wp:inline>
        </w:drawing>
      </w:r>
    </w:p>
    <w:p w14:paraId="5EB72677" w14:textId="77777777" w:rsidR="00D430C9" w:rsidRPr="002D5D48" w:rsidRDefault="00D430C9"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结果分析：</w:t>
      </w:r>
    </w:p>
    <w:p w14:paraId="4BA92A7B" w14:textId="33CF8D25" w:rsidR="00981C44" w:rsidRPr="002D5D48" w:rsidRDefault="00D430C9"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该程序使用了pause来等待信号，pause函数是</w:t>
      </w:r>
      <w:proofErr w:type="gramStart"/>
      <w:r w:rsidRPr="002D5D48">
        <w:rPr>
          <w:rFonts w:asciiTheme="minorEastAsia" w:eastAsiaTheme="minorEastAsia" w:hAnsiTheme="minorEastAsia" w:cstheme="minorBidi"/>
          <w:sz w:val="21"/>
          <w:szCs w:val="21"/>
        </w:rPr>
        <w:t>让进程</w:t>
      </w:r>
      <w:proofErr w:type="gramEnd"/>
      <w:r w:rsidRPr="002D5D48">
        <w:rPr>
          <w:rFonts w:asciiTheme="minorEastAsia" w:eastAsiaTheme="minorEastAsia" w:hAnsiTheme="minorEastAsia" w:cstheme="minorBidi"/>
          <w:sz w:val="21"/>
          <w:szCs w:val="21"/>
        </w:rPr>
        <w:t>被挂起，等待传递的信号之后才会运行，与sleep类似，这样可以避免忙等，让内存充分利用，是一种更好的实现方式。</w:t>
      </w:r>
    </w:p>
    <w:p w14:paraId="1341E6A0" w14:textId="5A6E0A95" w:rsidR="00FB7089" w:rsidRDefault="00FB7089" w:rsidP="003A5B7F">
      <w:pPr>
        <w:pStyle w:val="5"/>
        <w:spacing w:line="360" w:lineRule="auto"/>
        <w:rPr>
          <w:b w:val="0"/>
          <w:bCs w:val="0"/>
          <w:lang w:eastAsia="zh-CN"/>
        </w:rPr>
      </w:pPr>
      <w:bookmarkStart w:id="36" w:name="_Toc121399439"/>
      <w:r w:rsidRPr="00AD217E">
        <w:rPr>
          <w:rFonts w:hint="eastAsia"/>
          <w:b w:val="0"/>
          <w:bCs w:val="0"/>
          <w:lang w:eastAsia="zh-CN"/>
        </w:rPr>
        <w:t>2</w:t>
      </w:r>
      <w:r w:rsidRPr="00AD217E">
        <w:rPr>
          <w:b w:val="0"/>
          <w:bCs w:val="0"/>
          <w:lang w:eastAsia="zh-CN"/>
        </w:rPr>
        <w:t>.4.</w:t>
      </w:r>
      <w:r>
        <w:rPr>
          <w:b w:val="0"/>
          <w:bCs w:val="0"/>
          <w:lang w:eastAsia="zh-CN"/>
        </w:rPr>
        <w:t>2</w:t>
      </w:r>
      <w:r w:rsidRPr="00AD217E">
        <w:rPr>
          <w:b w:val="0"/>
          <w:bCs w:val="0"/>
          <w:lang w:eastAsia="zh-CN"/>
        </w:rPr>
        <w:t xml:space="preserve"> </w:t>
      </w:r>
      <w:r w:rsidRPr="00AD217E">
        <w:rPr>
          <w:rFonts w:hint="eastAsia"/>
          <w:b w:val="0"/>
          <w:bCs w:val="0"/>
          <w:lang w:eastAsia="zh-CN"/>
        </w:rPr>
        <w:t>进程的</w:t>
      </w:r>
      <w:r>
        <w:rPr>
          <w:rFonts w:hint="eastAsia"/>
          <w:b w:val="0"/>
          <w:bCs w:val="0"/>
          <w:lang w:eastAsia="zh-CN"/>
        </w:rPr>
        <w:t>管道通信</w:t>
      </w:r>
      <w:bookmarkEnd w:id="36"/>
    </w:p>
    <w:p w14:paraId="6B376594" w14:textId="48823044"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w:t>
      </w:r>
      <w:r w:rsidRPr="002D5D48">
        <w:rPr>
          <w:rFonts w:asciiTheme="minorEastAsia" w:eastAsiaTheme="minorEastAsia" w:hAnsiTheme="minorEastAsia" w:cstheme="minorBidi"/>
          <w:sz w:val="21"/>
          <w:szCs w:val="21"/>
        </w:rPr>
        <w:t>1</w:t>
      </w:r>
      <w:r w:rsidRPr="002D5D48">
        <w:rPr>
          <w:rFonts w:asciiTheme="minorEastAsia" w:eastAsiaTheme="minorEastAsia" w:hAnsiTheme="minorEastAsia" w:cstheme="minorBidi" w:hint="eastAsia"/>
          <w:sz w:val="21"/>
          <w:szCs w:val="21"/>
        </w:rPr>
        <w:t>）先猜想一下这个程序的运行结果。分析管道通信是怎样实现同步与互斥的；</w:t>
      </w:r>
    </w:p>
    <w:p w14:paraId="4740DB72" w14:textId="458270A7"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w:t>
      </w:r>
      <w:r w:rsidRPr="002D5D48">
        <w:rPr>
          <w:rFonts w:asciiTheme="minorEastAsia" w:eastAsiaTheme="minorEastAsia" w:hAnsiTheme="minorEastAsia" w:cstheme="minorBidi"/>
          <w:sz w:val="21"/>
          <w:szCs w:val="21"/>
        </w:rPr>
        <w:t>2</w:t>
      </w:r>
      <w:r w:rsidRPr="002D5D48">
        <w:rPr>
          <w:rFonts w:asciiTheme="minorEastAsia" w:eastAsiaTheme="minorEastAsia" w:hAnsiTheme="minorEastAsia" w:cstheme="minorBidi" w:hint="eastAsia"/>
          <w:sz w:val="21"/>
          <w:szCs w:val="21"/>
        </w:rPr>
        <w:t>）然后按照注释里的要求把代码补充完整，运行程序；</w:t>
      </w:r>
    </w:p>
    <w:p w14:paraId="4A98D7AF" w14:textId="6C867282" w:rsidR="00981C44"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w:t>
      </w:r>
      <w:r w:rsidRPr="002D5D48">
        <w:rPr>
          <w:rFonts w:asciiTheme="minorEastAsia" w:eastAsiaTheme="minorEastAsia" w:hAnsiTheme="minorEastAsia" w:cstheme="minorBidi"/>
          <w:sz w:val="21"/>
          <w:szCs w:val="21"/>
        </w:rPr>
        <w:t>3</w:t>
      </w:r>
      <w:r w:rsidRPr="002D5D48">
        <w:rPr>
          <w:rFonts w:asciiTheme="minorEastAsia" w:eastAsiaTheme="minorEastAsia" w:hAnsiTheme="minorEastAsia" w:cstheme="minorBidi" w:hint="eastAsia"/>
          <w:sz w:val="21"/>
          <w:szCs w:val="21"/>
        </w:rPr>
        <w:t>）修改程序并运行，体会互斥锁的作用，比较有锁和无锁程序的运行结果，并解释之。</w:t>
      </w:r>
    </w:p>
    <w:p w14:paraId="7CE3DD68" w14:textId="5F0213D7" w:rsidR="00FC53FF" w:rsidRDefault="00FC53FF" w:rsidP="003A5B7F">
      <w:pPr>
        <w:pStyle w:val="a7"/>
        <w:spacing w:line="360" w:lineRule="auto"/>
        <w:rPr>
          <w:rFonts w:asciiTheme="minorEastAsia" w:eastAsiaTheme="minorEastAsia" w:hAnsiTheme="minorEastAsia" w:cstheme="minorBidi"/>
          <w:sz w:val="21"/>
          <w:szCs w:val="21"/>
        </w:rPr>
      </w:pPr>
      <w:r>
        <w:rPr>
          <w:rFonts w:asciiTheme="minorEastAsia" w:eastAsiaTheme="minorEastAsia" w:hAnsiTheme="minorEastAsia" w:cstheme="minorBidi" w:hint="eastAsia"/>
          <w:sz w:val="21"/>
          <w:szCs w:val="21"/>
        </w:rPr>
        <w:t>流程图：</w:t>
      </w:r>
    </w:p>
    <w:p w14:paraId="6DC01ACF" w14:textId="1B145284" w:rsidR="00FC53FF" w:rsidRPr="002D5D48" w:rsidRDefault="00FC53FF" w:rsidP="003A5B7F">
      <w:pPr>
        <w:pStyle w:val="a7"/>
        <w:spacing w:line="360" w:lineRule="auto"/>
        <w:rPr>
          <w:rFonts w:asciiTheme="minorEastAsia" w:eastAsiaTheme="minorEastAsia" w:hAnsiTheme="minorEastAsia" w:cstheme="minorBidi"/>
          <w:sz w:val="21"/>
          <w:szCs w:val="21"/>
        </w:rPr>
      </w:pPr>
      <w:r w:rsidRPr="00FC53FF">
        <w:rPr>
          <w:rFonts w:asciiTheme="minorEastAsia" w:eastAsiaTheme="minorEastAsia" w:hAnsiTheme="minorEastAsia" w:cstheme="minorBidi"/>
          <w:noProof/>
          <w:sz w:val="21"/>
          <w:szCs w:val="21"/>
        </w:rPr>
        <w:lastRenderedPageBreak/>
        <w:drawing>
          <wp:inline distT="0" distB="0" distL="0" distR="0" wp14:anchorId="75AE60A0" wp14:editId="3DBDCFB0">
            <wp:extent cx="5072062" cy="5956300"/>
            <wp:effectExtent l="0" t="0" r="0" b="6350"/>
            <wp:docPr id="36867" name="Picture 1" descr="C4">
              <a:extLst xmlns:a="http://schemas.openxmlformats.org/drawingml/2006/main">
                <a:ext uri="{FF2B5EF4-FFF2-40B4-BE49-F238E27FC236}">
                  <a16:creationId xmlns:a16="http://schemas.microsoft.com/office/drawing/2014/main" id="{E049F4E0-0AE8-6EC4-F3D5-FA2D78BE98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1" descr="C4">
                      <a:extLst>
                        <a:ext uri="{FF2B5EF4-FFF2-40B4-BE49-F238E27FC236}">
                          <a16:creationId xmlns:a16="http://schemas.microsoft.com/office/drawing/2014/main" id="{E049F4E0-0AE8-6EC4-F3D5-FA2D78BE983B}"/>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2062" cy="595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593446D5" w14:textId="77777777"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于是将代码补全，写成work_2_1.c, 代码如下:</w:t>
      </w:r>
    </w:p>
    <w:p w14:paraId="13193A79" w14:textId="4777CF8F" w:rsidR="00981C44" w:rsidRDefault="00981C44" w:rsidP="003A5B7F">
      <w:pPr>
        <w:widowControl/>
        <w:spacing w:after="0" w:line="360" w:lineRule="auto"/>
        <w:rPr>
          <w:rFonts w:ascii="宋体" w:eastAsia="宋体" w:hAnsi="宋体" w:cs="宋体"/>
          <w:sz w:val="24"/>
          <w:szCs w:val="24"/>
          <w:lang w:eastAsia="zh-CN"/>
        </w:rPr>
      </w:pPr>
      <w:r w:rsidRPr="00981C44">
        <w:rPr>
          <w:rFonts w:ascii="宋体" w:eastAsia="宋体" w:hAnsi="宋体" w:cs="宋体"/>
          <w:noProof/>
          <w:sz w:val="24"/>
          <w:szCs w:val="24"/>
          <w:lang w:eastAsia="zh-CN"/>
        </w:rPr>
        <w:lastRenderedPageBreak/>
        <w:drawing>
          <wp:inline distT="0" distB="0" distL="0" distR="0" wp14:anchorId="69509465" wp14:editId="68291BC2">
            <wp:extent cx="5213350" cy="82569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3350" cy="8256905"/>
                    </a:xfrm>
                    <a:prstGeom prst="rect">
                      <a:avLst/>
                    </a:prstGeom>
                    <a:noFill/>
                    <a:ln>
                      <a:noFill/>
                    </a:ln>
                  </pic:spPr>
                </pic:pic>
              </a:graphicData>
            </a:graphic>
          </wp:inline>
        </w:drawing>
      </w:r>
    </w:p>
    <w:p w14:paraId="5A627850" w14:textId="01F14C84"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输出结果为：</w:t>
      </w:r>
    </w:p>
    <w:p w14:paraId="59707115" w14:textId="562D651C" w:rsidR="00981C44" w:rsidRDefault="00E37947" w:rsidP="003A5B7F">
      <w:pPr>
        <w:widowControl/>
        <w:spacing w:after="0" w:line="360" w:lineRule="auto"/>
        <w:rPr>
          <w:rFonts w:ascii="宋体" w:eastAsia="宋体" w:hAnsi="宋体" w:cs="宋体"/>
          <w:sz w:val="24"/>
          <w:szCs w:val="24"/>
          <w:lang w:eastAsia="zh-CN"/>
        </w:rPr>
      </w:pPr>
      <w:r>
        <w:rPr>
          <w:rFonts w:ascii="宋体" w:eastAsia="宋体" w:hAnsi="宋体" w:cs="宋体"/>
          <w:noProof/>
          <w:sz w:val="24"/>
          <w:szCs w:val="24"/>
          <w:lang w:eastAsia="zh-CN"/>
        </w:rPr>
        <w:lastRenderedPageBreak/>
        <w:drawing>
          <wp:inline distT="0" distB="0" distL="0" distR="0" wp14:anchorId="2B480116" wp14:editId="26B41D43">
            <wp:extent cx="5581650" cy="99631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1650" cy="996315"/>
                    </a:xfrm>
                    <a:prstGeom prst="rect">
                      <a:avLst/>
                    </a:prstGeom>
                    <a:noFill/>
                    <a:ln>
                      <a:noFill/>
                    </a:ln>
                  </pic:spPr>
                </pic:pic>
              </a:graphicData>
            </a:graphic>
          </wp:inline>
        </w:drawing>
      </w:r>
    </w:p>
    <w:p w14:paraId="268CBE5D" w14:textId="3D5E0EEF" w:rsidR="00E37947" w:rsidRDefault="00E37947" w:rsidP="003A5B7F">
      <w:pPr>
        <w:widowControl/>
        <w:spacing w:after="0" w:line="360" w:lineRule="auto"/>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1A760341" wp14:editId="61D82DB3">
            <wp:extent cx="5568315" cy="102362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68315" cy="1023620"/>
                    </a:xfrm>
                    <a:prstGeom prst="rect">
                      <a:avLst/>
                    </a:prstGeom>
                    <a:noFill/>
                    <a:ln>
                      <a:noFill/>
                    </a:ln>
                  </pic:spPr>
                </pic:pic>
              </a:graphicData>
            </a:graphic>
          </wp:inline>
        </w:drawing>
      </w:r>
    </w:p>
    <w:p w14:paraId="18EA703F" w14:textId="77777777"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结果分析：</w:t>
      </w:r>
    </w:p>
    <w:p w14:paraId="74E0D03D" w14:textId="77777777"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可以看出很好的实现了读写同步与</w:t>
      </w:r>
      <w:proofErr w:type="gramStart"/>
      <w:r w:rsidRPr="002D5D48">
        <w:rPr>
          <w:rFonts w:asciiTheme="minorEastAsia" w:eastAsiaTheme="minorEastAsia" w:hAnsiTheme="minorEastAsia" w:cstheme="minorBidi"/>
          <w:sz w:val="21"/>
          <w:szCs w:val="21"/>
        </w:rPr>
        <w:t>写进程</w:t>
      </w:r>
      <w:proofErr w:type="gramEnd"/>
      <w:r w:rsidRPr="002D5D48">
        <w:rPr>
          <w:rFonts w:asciiTheme="minorEastAsia" w:eastAsiaTheme="minorEastAsia" w:hAnsiTheme="minorEastAsia" w:cstheme="minorBidi"/>
          <w:sz w:val="21"/>
          <w:szCs w:val="21"/>
        </w:rPr>
        <w:t>互斥的问题，但是子进程1和2的写入顺序还是不确定，有时候1在前，有时候2在前。</w:t>
      </w:r>
    </w:p>
    <w:p w14:paraId="648D638D" w14:textId="5C6FB7AC"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在work_2_2.c中取消锁，输出结果为：</w:t>
      </w:r>
    </w:p>
    <w:p w14:paraId="44E61AF3" w14:textId="6A2E74B6" w:rsidR="00E37947" w:rsidRDefault="00E37947" w:rsidP="003A5B7F">
      <w:pPr>
        <w:pStyle w:val="a7"/>
        <w:spacing w:line="360" w:lineRule="auto"/>
      </w:pPr>
      <w:r>
        <w:rPr>
          <w:noProof/>
        </w:rPr>
        <w:drawing>
          <wp:inline distT="0" distB="0" distL="0" distR="0" wp14:anchorId="2FEACD9E" wp14:editId="553B9776">
            <wp:extent cx="5581650" cy="10236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1650" cy="1023620"/>
                    </a:xfrm>
                    <a:prstGeom prst="rect">
                      <a:avLst/>
                    </a:prstGeom>
                    <a:noFill/>
                    <a:ln>
                      <a:noFill/>
                    </a:ln>
                  </pic:spPr>
                </pic:pic>
              </a:graphicData>
            </a:graphic>
          </wp:inline>
        </w:drawing>
      </w:r>
    </w:p>
    <w:p w14:paraId="6FD9E9EB" w14:textId="77777777"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结果分析：</w:t>
      </w:r>
    </w:p>
    <w:p w14:paraId="15EFC2CD" w14:textId="77777777"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可以看出12的写入顺序不确定，12会交替输出等等，</w:t>
      </w:r>
      <w:proofErr w:type="gramStart"/>
      <w:r w:rsidRPr="002D5D48">
        <w:rPr>
          <w:rFonts w:asciiTheme="minorEastAsia" w:eastAsiaTheme="minorEastAsia" w:hAnsiTheme="minorEastAsia" w:cstheme="minorBidi"/>
          <w:sz w:val="21"/>
          <w:szCs w:val="21"/>
        </w:rPr>
        <w:t>竟争</w:t>
      </w:r>
      <w:proofErr w:type="gramEnd"/>
      <w:r w:rsidRPr="002D5D48">
        <w:rPr>
          <w:rFonts w:asciiTheme="minorEastAsia" w:eastAsiaTheme="minorEastAsia" w:hAnsiTheme="minorEastAsia" w:cstheme="minorBidi"/>
          <w:sz w:val="21"/>
          <w:szCs w:val="21"/>
        </w:rPr>
        <w:t>使用管道2;</w:t>
      </w:r>
    </w:p>
    <w:p w14:paraId="2A10F1A4" w14:textId="13406B12"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在work_2_3.c中取消wait（），输出结果为：</w:t>
      </w:r>
    </w:p>
    <w:p w14:paraId="29585C2B" w14:textId="2E443FF7" w:rsidR="00E37947" w:rsidRDefault="00E37947" w:rsidP="003A5B7F">
      <w:pPr>
        <w:pStyle w:val="a7"/>
        <w:spacing w:line="360" w:lineRule="auto"/>
      </w:pPr>
      <w:r>
        <w:rPr>
          <w:noProof/>
        </w:rPr>
        <w:drawing>
          <wp:inline distT="0" distB="0" distL="0" distR="0" wp14:anchorId="67CD37FB" wp14:editId="42B4D460">
            <wp:extent cx="5568315" cy="84645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68315" cy="846455"/>
                    </a:xfrm>
                    <a:prstGeom prst="rect">
                      <a:avLst/>
                    </a:prstGeom>
                    <a:noFill/>
                    <a:ln>
                      <a:noFill/>
                    </a:ln>
                  </pic:spPr>
                </pic:pic>
              </a:graphicData>
            </a:graphic>
          </wp:inline>
        </w:drawing>
      </w:r>
    </w:p>
    <w:p w14:paraId="61AE9E95" w14:textId="77777777"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结果分析：</w:t>
      </w:r>
    </w:p>
    <w:p w14:paraId="0306B624" w14:textId="77777777"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没有做同步之后，</w:t>
      </w:r>
      <w:proofErr w:type="gramStart"/>
      <w:r w:rsidRPr="002D5D48">
        <w:rPr>
          <w:rFonts w:asciiTheme="minorEastAsia" w:eastAsiaTheme="minorEastAsia" w:hAnsiTheme="minorEastAsia" w:cstheme="minorBidi"/>
          <w:sz w:val="21"/>
          <w:szCs w:val="21"/>
        </w:rPr>
        <w:t>读进程</w:t>
      </w:r>
      <w:proofErr w:type="gramEnd"/>
      <w:r w:rsidRPr="002D5D48">
        <w:rPr>
          <w:rFonts w:asciiTheme="minorEastAsia" w:eastAsiaTheme="minorEastAsia" w:hAnsiTheme="minorEastAsia" w:cstheme="minorBidi"/>
          <w:sz w:val="21"/>
          <w:szCs w:val="21"/>
        </w:rPr>
        <w:t>在没有写完之后就已经读出，导致2输一部分就已经结束，或者只读取1的内容</w:t>
      </w:r>
    </w:p>
    <w:p w14:paraId="338627CB" w14:textId="77777777" w:rsidR="00981C44" w:rsidRPr="002D5D48" w:rsidRDefault="00981C44"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lastRenderedPageBreak/>
        <w:t>猜想：能不能通过信号量来实现进程1和进程2的同步？ 通过查询资料有名信号量来实现进程同步通信</w:t>
      </w:r>
    </w:p>
    <w:p w14:paraId="078B41CE" w14:textId="05CE3020" w:rsidR="00981C44" w:rsidRPr="002D5D48" w:rsidRDefault="00000000" w:rsidP="003A5B7F">
      <w:pPr>
        <w:pStyle w:val="a7"/>
        <w:spacing w:line="360" w:lineRule="auto"/>
        <w:rPr>
          <w:rFonts w:asciiTheme="minorEastAsia" w:eastAsiaTheme="minorEastAsia" w:hAnsiTheme="minorEastAsia" w:cstheme="minorBidi"/>
          <w:sz w:val="21"/>
          <w:szCs w:val="21"/>
        </w:rPr>
      </w:pPr>
      <w:hyperlink r:id="rId50" w:history="1">
        <w:r w:rsidR="00981C44" w:rsidRPr="002D5D48">
          <w:rPr>
            <w:rFonts w:asciiTheme="minorEastAsia" w:eastAsiaTheme="minorEastAsia" w:hAnsiTheme="minorEastAsia" w:cstheme="minorBidi"/>
            <w:sz w:val="21"/>
            <w:szCs w:val="21"/>
          </w:rPr>
          <w:t xml:space="preserve">https://dontla.blog.csdn.net/article/details/126441626  </w:t>
        </w:r>
      </w:hyperlink>
      <w:r w:rsidR="00E37947" w:rsidRPr="002D5D48">
        <w:rPr>
          <w:rFonts w:asciiTheme="minorEastAsia" w:eastAsiaTheme="minorEastAsia" w:hAnsiTheme="minorEastAsia" w:cstheme="minorBidi"/>
          <w:sz w:val="21"/>
          <w:szCs w:val="21"/>
        </w:rPr>
        <w:t xml:space="preserve"> （</w:t>
      </w:r>
      <w:proofErr w:type="spellStart"/>
      <w:r w:rsidR="00E37947" w:rsidRPr="002D5D48">
        <w:rPr>
          <w:rFonts w:asciiTheme="minorEastAsia" w:eastAsiaTheme="minorEastAsia" w:hAnsiTheme="minorEastAsia" w:cstheme="minorBidi"/>
          <w:sz w:val="21"/>
          <w:szCs w:val="21"/>
        </w:rPr>
        <w:t>linux</w:t>
      </w:r>
      <w:proofErr w:type="spellEnd"/>
      <w:r w:rsidR="00E37947" w:rsidRPr="002D5D48">
        <w:rPr>
          <w:rFonts w:asciiTheme="minorEastAsia" w:eastAsiaTheme="minorEastAsia" w:hAnsiTheme="minorEastAsia" w:cstheme="minorBidi"/>
          <w:sz w:val="21"/>
          <w:szCs w:val="21"/>
        </w:rPr>
        <w:t>有名信号量）</w:t>
      </w:r>
    </w:p>
    <w:p w14:paraId="7F802004" w14:textId="70FCD2C3" w:rsidR="00981C44" w:rsidRDefault="00981C44" w:rsidP="003A5B7F">
      <w:pPr>
        <w:pStyle w:val="a7"/>
        <w:tabs>
          <w:tab w:val="left" w:pos="2837"/>
        </w:tabs>
        <w:spacing w:line="360" w:lineRule="auto"/>
      </w:pPr>
      <w:r w:rsidRPr="002D5D48">
        <w:rPr>
          <w:rFonts w:asciiTheme="minorEastAsia" w:eastAsiaTheme="minorEastAsia" w:hAnsiTheme="minorEastAsia" w:cstheme="minorBidi"/>
          <w:sz w:val="21"/>
          <w:szCs w:val="21"/>
        </w:rPr>
        <w:t>代码如下：</w:t>
      </w:r>
      <w:r w:rsidR="005D2945">
        <w:tab/>
      </w:r>
    </w:p>
    <w:p w14:paraId="19FB54A7" w14:textId="1B39C4CC" w:rsidR="00E37947" w:rsidRDefault="00E37947" w:rsidP="003A5B7F">
      <w:pPr>
        <w:pStyle w:val="a7"/>
        <w:spacing w:line="360" w:lineRule="auto"/>
      </w:pPr>
      <w:r>
        <w:rPr>
          <w:noProof/>
        </w:rPr>
        <w:lastRenderedPageBreak/>
        <w:drawing>
          <wp:inline distT="0" distB="0" distL="0" distR="0" wp14:anchorId="7679F96E" wp14:editId="13CEBB04">
            <wp:extent cx="5227320" cy="913066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27320" cy="9130665"/>
                    </a:xfrm>
                    <a:prstGeom prst="rect">
                      <a:avLst/>
                    </a:prstGeom>
                    <a:noFill/>
                    <a:ln>
                      <a:noFill/>
                    </a:ln>
                  </pic:spPr>
                </pic:pic>
              </a:graphicData>
            </a:graphic>
          </wp:inline>
        </w:drawing>
      </w:r>
    </w:p>
    <w:p w14:paraId="123F9576" w14:textId="22602035" w:rsidR="00E37947" w:rsidRPr="00E37947" w:rsidRDefault="00E37947" w:rsidP="003A5B7F">
      <w:pPr>
        <w:pStyle w:val="a7"/>
        <w:spacing w:line="360" w:lineRule="auto"/>
      </w:pPr>
      <w:r>
        <w:rPr>
          <w:noProof/>
        </w:rPr>
        <w:lastRenderedPageBreak/>
        <w:drawing>
          <wp:inline distT="0" distB="0" distL="0" distR="0" wp14:anchorId="4CB0B88D" wp14:editId="0C0B2391">
            <wp:extent cx="5213350" cy="52273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3350" cy="5227320"/>
                    </a:xfrm>
                    <a:prstGeom prst="rect">
                      <a:avLst/>
                    </a:prstGeom>
                    <a:noFill/>
                    <a:ln>
                      <a:noFill/>
                    </a:ln>
                  </pic:spPr>
                </pic:pic>
              </a:graphicData>
            </a:graphic>
          </wp:inline>
        </w:drawing>
      </w:r>
    </w:p>
    <w:p w14:paraId="0A1E9C48" w14:textId="048218A8"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输出结果如下：</w:t>
      </w:r>
    </w:p>
    <w:p w14:paraId="0DF88973" w14:textId="5A9F4B5E" w:rsidR="00E37947" w:rsidRDefault="00E37947" w:rsidP="003A5B7F">
      <w:pPr>
        <w:pStyle w:val="a7"/>
        <w:spacing w:line="360" w:lineRule="auto"/>
      </w:pPr>
      <w:r>
        <w:rPr>
          <w:noProof/>
        </w:rPr>
        <w:drawing>
          <wp:inline distT="0" distB="0" distL="0" distR="0" wp14:anchorId="5A9C05A9" wp14:editId="443C5BEC">
            <wp:extent cx="5581650" cy="12280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1650" cy="1228090"/>
                    </a:xfrm>
                    <a:prstGeom prst="rect">
                      <a:avLst/>
                    </a:prstGeom>
                    <a:noFill/>
                    <a:ln>
                      <a:noFill/>
                    </a:ln>
                  </pic:spPr>
                </pic:pic>
              </a:graphicData>
            </a:graphic>
          </wp:inline>
        </w:drawing>
      </w:r>
    </w:p>
    <w:p w14:paraId="3D7E6638" w14:textId="77777777"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结果分析：</w:t>
      </w:r>
    </w:p>
    <w:p w14:paraId="67729416" w14:textId="1B5CD5C0"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成功实现进程1和2之前的同步关系！</w:t>
      </w:r>
    </w:p>
    <w:p w14:paraId="1BBA0DB1" w14:textId="47192302" w:rsidR="00FB7089" w:rsidRDefault="00FB7089" w:rsidP="003A5B7F">
      <w:pPr>
        <w:pStyle w:val="5"/>
        <w:spacing w:line="360" w:lineRule="auto"/>
        <w:rPr>
          <w:b w:val="0"/>
          <w:bCs w:val="0"/>
          <w:lang w:eastAsia="zh-CN"/>
        </w:rPr>
      </w:pPr>
      <w:bookmarkStart w:id="37" w:name="_Toc121399440"/>
      <w:r w:rsidRPr="00AD217E">
        <w:rPr>
          <w:rFonts w:hint="eastAsia"/>
          <w:b w:val="0"/>
          <w:bCs w:val="0"/>
          <w:lang w:eastAsia="zh-CN"/>
        </w:rPr>
        <w:lastRenderedPageBreak/>
        <w:t>2</w:t>
      </w:r>
      <w:r w:rsidRPr="00AD217E">
        <w:rPr>
          <w:b w:val="0"/>
          <w:bCs w:val="0"/>
          <w:lang w:eastAsia="zh-CN"/>
        </w:rPr>
        <w:t>.4.</w:t>
      </w:r>
      <w:r>
        <w:rPr>
          <w:b w:val="0"/>
          <w:bCs w:val="0"/>
          <w:lang w:eastAsia="zh-CN"/>
        </w:rPr>
        <w:t>3</w:t>
      </w:r>
      <w:r w:rsidRPr="00AD217E">
        <w:rPr>
          <w:b w:val="0"/>
          <w:bCs w:val="0"/>
          <w:lang w:eastAsia="zh-CN"/>
        </w:rPr>
        <w:t xml:space="preserve"> </w:t>
      </w:r>
      <w:r>
        <w:rPr>
          <w:rFonts w:hint="eastAsia"/>
          <w:b w:val="0"/>
          <w:bCs w:val="0"/>
          <w:lang w:eastAsia="zh-CN"/>
        </w:rPr>
        <w:t>页面置换</w:t>
      </w:r>
      <w:bookmarkEnd w:id="37"/>
    </w:p>
    <w:p w14:paraId="18254019" w14:textId="77777777" w:rsidR="00981C44" w:rsidRPr="00981C44" w:rsidRDefault="00981C44" w:rsidP="003A5B7F">
      <w:pPr>
        <w:pStyle w:val="a7"/>
        <w:spacing w:line="360" w:lineRule="auto"/>
        <w:rPr>
          <w:b/>
          <w:bCs/>
        </w:rPr>
      </w:pPr>
      <w:r w:rsidRPr="00981C44">
        <w:rPr>
          <w:b/>
          <w:bCs/>
        </w:rPr>
        <w:t>FIFO算法</w:t>
      </w:r>
    </w:p>
    <w:p w14:paraId="6818C716" w14:textId="7A879185"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最初为了先实现功能，编写代码FIFO.cpp,实现了交互的功能，输出结果如下：</w:t>
      </w:r>
    </w:p>
    <w:p w14:paraId="5A8D53C9" w14:textId="40B21932" w:rsidR="000431E2" w:rsidRDefault="000431E2" w:rsidP="003A5B7F">
      <w:pPr>
        <w:pStyle w:val="a7"/>
        <w:spacing w:line="360" w:lineRule="auto"/>
      </w:pPr>
      <w:r>
        <w:rPr>
          <w:rFonts w:hint="eastAsia"/>
          <w:noProof/>
        </w:rPr>
        <w:drawing>
          <wp:inline distT="0" distB="0" distL="0" distR="0" wp14:anchorId="4B251452" wp14:editId="35A69BCD">
            <wp:extent cx="5581650" cy="10782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1078230"/>
                    </a:xfrm>
                    <a:prstGeom prst="rect">
                      <a:avLst/>
                    </a:prstGeom>
                    <a:noFill/>
                    <a:ln>
                      <a:noFill/>
                    </a:ln>
                  </pic:spPr>
                </pic:pic>
              </a:graphicData>
            </a:graphic>
          </wp:inline>
        </w:drawing>
      </w:r>
      <w:r>
        <w:rPr>
          <w:noProof/>
        </w:rPr>
        <w:drawing>
          <wp:inline distT="0" distB="0" distL="0" distR="0" wp14:anchorId="09987B29" wp14:editId="5C03AF6A">
            <wp:extent cx="5581650" cy="8051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1650" cy="805180"/>
                    </a:xfrm>
                    <a:prstGeom prst="rect">
                      <a:avLst/>
                    </a:prstGeom>
                    <a:noFill/>
                    <a:ln>
                      <a:noFill/>
                    </a:ln>
                  </pic:spPr>
                </pic:pic>
              </a:graphicData>
            </a:graphic>
          </wp:inline>
        </w:drawing>
      </w:r>
    </w:p>
    <w:p w14:paraId="46E5ADD2" w14:textId="77777777"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可以简单验证，基本符合功能要求,同时编写</w:t>
      </w:r>
      <w:proofErr w:type="spellStart"/>
      <w:r w:rsidRPr="002D5D48">
        <w:rPr>
          <w:rFonts w:asciiTheme="minorEastAsia" w:eastAsiaTheme="minorEastAsia" w:hAnsiTheme="minorEastAsia" w:cstheme="minorBidi"/>
          <w:sz w:val="21"/>
          <w:szCs w:val="21"/>
        </w:rPr>
        <w:t>test_FIFO</w:t>
      </w:r>
      <w:proofErr w:type="spellEnd"/>
      <w:r w:rsidRPr="002D5D48">
        <w:rPr>
          <w:rFonts w:asciiTheme="minorEastAsia" w:eastAsiaTheme="minorEastAsia" w:hAnsiTheme="minorEastAsia" w:cstheme="minorBidi"/>
          <w:sz w:val="21"/>
          <w:szCs w:val="21"/>
        </w:rPr>
        <w:t>, 对</w:t>
      </w:r>
      <w:proofErr w:type="spellStart"/>
      <w:r w:rsidRPr="002D5D48">
        <w:rPr>
          <w:rFonts w:asciiTheme="minorEastAsia" w:eastAsiaTheme="minorEastAsia" w:hAnsiTheme="minorEastAsia" w:cstheme="minorBidi"/>
          <w:sz w:val="21"/>
          <w:szCs w:val="21"/>
        </w:rPr>
        <w:t>Bleady</w:t>
      </w:r>
      <w:proofErr w:type="spellEnd"/>
      <w:r w:rsidRPr="002D5D48">
        <w:rPr>
          <w:rFonts w:asciiTheme="minorEastAsia" w:eastAsiaTheme="minorEastAsia" w:hAnsiTheme="minorEastAsia" w:cstheme="minorBidi"/>
          <w:sz w:val="21"/>
          <w:szCs w:val="21"/>
        </w:rPr>
        <w:t>异常进行观察：</w:t>
      </w:r>
    </w:p>
    <w:p w14:paraId="2AD8FA15" w14:textId="770E3E68" w:rsidR="00FB7089" w:rsidRPr="00981C44" w:rsidRDefault="000431E2" w:rsidP="003A5B7F">
      <w:pPr>
        <w:spacing w:line="360" w:lineRule="auto"/>
        <w:rPr>
          <w:lang w:eastAsia="zh-CN"/>
        </w:rPr>
      </w:pPr>
      <w:r>
        <w:rPr>
          <w:rFonts w:hint="eastAsia"/>
          <w:noProof/>
          <w:lang w:eastAsia="zh-CN"/>
        </w:rPr>
        <w:drawing>
          <wp:inline distT="0" distB="0" distL="0" distR="0" wp14:anchorId="09E96F18" wp14:editId="713548A7">
            <wp:extent cx="5581650" cy="15830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1583055"/>
                    </a:xfrm>
                    <a:prstGeom prst="rect">
                      <a:avLst/>
                    </a:prstGeom>
                    <a:noFill/>
                    <a:ln>
                      <a:noFill/>
                    </a:ln>
                  </pic:spPr>
                </pic:pic>
              </a:graphicData>
            </a:graphic>
          </wp:inline>
        </w:drawing>
      </w:r>
    </w:p>
    <w:p w14:paraId="47CD8A60" w14:textId="77777777"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可以看出分配的页面数增多，反而命中率下降。</w:t>
      </w:r>
    </w:p>
    <w:p w14:paraId="6448BFB5" w14:textId="77777777" w:rsidR="00981C44" w:rsidRPr="00981C44" w:rsidRDefault="00981C44" w:rsidP="003A5B7F">
      <w:pPr>
        <w:pStyle w:val="a7"/>
        <w:spacing w:line="360" w:lineRule="auto"/>
        <w:rPr>
          <w:b/>
          <w:bCs/>
        </w:rPr>
      </w:pPr>
      <w:r w:rsidRPr="00981C44">
        <w:rPr>
          <w:b/>
          <w:bCs/>
        </w:rPr>
        <w:t>LRU算法</w:t>
      </w:r>
    </w:p>
    <w:p w14:paraId="2F8F9E03" w14:textId="77777777"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最初为了先实现功能，编写代码LRU.cpp,实现了交互的功能，输出结果如下：</w:t>
      </w:r>
    </w:p>
    <w:p w14:paraId="481798ED" w14:textId="1B284EC9" w:rsidR="00AD217E" w:rsidRDefault="000431E2" w:rsidP="003A5B7F">
      <w:pPr>
        <w:pStyle w:val="a7"/>
        <w:spacing w:line="360" w:lineRule="auto"/>
      </w:pPr>
      <w:r>
        <w:rPr>
          <w:rFonts w:hint="eastAsia"/>
          <w:noProof/>
        </w:rPr>
        <w:lastRenderedPageBreak/>
        <w:drawing>
          <wp:inline distT="0" distB="0" distL="0" distR="0" wp14:anchorId="26027919" wp14:editId="47EC70B3">
            <wp:extent cx="5581650" cy="79184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791845"/>
                    </a:xfrm>
                    <a:prstGeom prst="rect">
                      <a:avLst/>
                    </a:prstGeom>
                    <a:noFill/>
                    <a:ln>
                      <a:noFill/>
                    </a:ln>
                  </pic:spPr>
                </pic:pic>
              </a:graphicData>
            </a:graphic>
          </wp:inline>
        </w:drawing>
      </w:r>
      <w:r>
        <w:rPr>
          <w:noProof/>
        </w:rPr>
        <w:drawing>
          <wp:inline distT="0" distB="0" distL="0" distR="0" wp14:anchorId="4006069D" wp14:editId="1D706C8D">
            <wp:extent cx="5581650" cy="83248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1650" cy="832485"/>
                    </a:xfrm>
                    <a:prstGeom prst="rect">
                      <a:avLst/>
                    </a:prstGeom>
                    <a:noFill/>
                    <a:ln>
                      <a:noFill/>
                    </a:ln>
                  </pic:spPr>
                </pic:pic>
              </a:graphicData>
            </a:graphic>
          </wp:inline>
        </w:drawing>
      </w:r>
      <w:r>
        <w:rPr>
          <w:noProof/>
        </w:rPr>
        <w:drawing>
          <wp:inline distT="0" distB="0" distL="0" distR="0" wp14:anchorId="74633E12" wp14:editId="1E513C91">
            <wp:extent cx="5581650" cy="18834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650" cy="1883410"/>
                    </a:xfrm>
                    <a:prstGeom prst="rect">
                      <a:avLst/>
                    </a:prstGeom>
                    <a:noFill/>
                    <a:ln>
                      <a:noFill/>
                    </a:ln>
                  </pic:spPr>
                </pic:pic>
              </a:graphicData>
            </a:graphic>
          </wp:inline>
        </w:drawing>
      </w:r>
    </w:p>
    <w:p w14:paraId="6C68C93A" w14:textId="5FA48831"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可以简单验证，基本符合功能要求</w:t>
      </w:r>
    </w:p>
    <w:p w14:paraId="16AF11B1" w14:textId="77777777" w:rsidR="00981C44" w:rsidRPr="00981C44" w:rsidRDefault="00981C44" w:rsidP="003A5B7F">
      <w:pPr>
        <w:pStyle w:val="a7"/>
        <w:spacing w:line="360" w:lineRule="auto"/>
        <w:rPr>
          <w:b/>
          <w:bCs/>
        </w:rPr>
      </w:pPr>
      <w:r w:rsidRPr="00981C44">
        <w:rPr>
          <w:b/>
          <w:bCs/>
        </w:rPr>
        <w:t>代码重构</w:t>
      </w:r>
    </w:p>
    <w:p w14:paraId="06433DF1" w14:textId="77777777"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新建</w:t>
      </w:r>
      <w:proofErr w:type="spellStart"/>
      <w:r w:rsidRPr="002D5D48">
        <w:rPr>
          <w:rFonts w:asciiTheme="minorEastAsia" w:eastAsiaTheme="minorEastAsia" w:hAnsiTheme="minorEastAsia" w:cstheme="minorBidi"/>
          <w:sz w:val="21"/>
          <w:szCs w:val="21"/>
        </w:rPr>
        <w:t>page_change</w:t>
      </w:r>
      <w:proofErr w:type="spellEnd"/>
      <w:r w:rsidRPr="002D5D48">
        <w:rPr>
          <w:rFonts w:asciiTheme="minorEastAsia" w:eastAsiaTheme="minorEastAsia" w:hAnsiTheme="minorEastAsia" w:cstheme="minorBidi"/>
          <w:sz w:val="21"/>
          <w:szCs w:val="21"/>
        </w:rPr>
        <w:t>文件夹，对代码进行重构:</w:t>
      </w:r>
    </w:p>
    <w:p w14:paraId="62421BD1" w14:textId="085CA7C7"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FIFO.cpp</w:t>
      </w:r>
    </w:p>
    <w:p w14:paraId="12A98C42" w14:textId="58E39891"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LRU.cpp</w:t>
      </w:r>
    </w:p>
    <w:p w14:paraId="72F3CC55" w14:textId="54C61C47"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struct.cpp</w:t>
      </w:r>
    </w:p>
    <w:p w14:paraId="0403268F" w14:textId="354946CA"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proofErr w:type="spellStart"/>
      <w:r w:rsidRPr="002D5D48">
        <w:rPr>
          <w:rFonts w:asciiTheme="minorEastAsia" w:eastAsiaTheme="minorEastAsia" w:hAnsiTheme="minorEastAsia" w:cstheme="minorBidi"/>
          <w:sz w:val="21"/>
          <w:szCs w:val="21"/>
        </w:rPr>
        <w:t>pagechange.h</w:t>
      </w:r>
      <w:proofErr w:type="spellEnd"/>
    </w:p>
    <w:p w14:paraId="572D74DE" w14:textId="4831B656" w:rsidR="000431E2" w:rsidRPr="002D5D48" w:rsidRDefault="000431E2"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（代码见附件）</w:t>
      </w:r>
    </w:p>
    <w:p w14:paraId="6A9168CF" w14:textId="77777777"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编写test.cpp 进行调用，代码如下：</w:t>
      </w:r>
    </w:p>
    <w:p w14:paraId="71DFE62E"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i/>
          <w:iCs/>
          <w:color w:val="89DDFF"/>
          <w:sz w:val="21"/>
          <w:szCs w:val="21"/>
          <w:lang w:eastAsia="zh-CN"/>
        </w:rPr>
        <w:t>#include</w:t>
      </w: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89DDFF"/>
          <w:sz w:val="21"/>
          <w:szCs w:val="21"/>
          <w:lang w:eastAsia="zh-CN"/>
        </w:rPr>
        <w:t>"</w:t>
      </w:r>
      <w:proofErr w:type="spellStart"/>
      <w:r w:rsidRPr="000431E2">
        <w:rPr>
          <w:rFonts w:ascii="Consolas" w:eastAsia="宋体" w:hAnsi="Consolas" w:cs="宋体"/>
          <w:color w:val="C3E88D"/>
          <w:sz w:val="21"/>
          <w:szCs w:val="21"/>
          <w:lang w:eastAsia="zh-CN"/>
        </w:rPr>
        <w:t>pagechange.h</w:t>
      </w:r>
      <w:proofErr w:type="spellEnd"/>
      <w:r w:rsidRPr="000431E2">
        <w:rPr>
          <w:rFonts w:ascii="Consolas" w:eastAsia="宋体" w:hAnsi="Consolas" w:cs="宋体"/>
          <w:color w:val="89DDFF"/>
          <w:sz w:val="21"/>
          <w:szCs w:val="21"/>
          <w:lang w:eastAsia="zh-CN"/>
        </w:rPr>
        <w:t>"</w:t>
      </w:r>
    </w:p>
    <w:p w14:paraId="358E56AB"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C792EA"/>
          <w:sz w:val="21"/>
          <w:szCs w:val="21"/>
          <w:lang w:eastAsia="zh-CN"/>
        </w:rPr>
        <w:t>int</w:t>
      </w:r>
      <w:r w:rsidRPr="000431E2">
        <w:rPr>
          <w:rFonts w:ascii="Consolas" w:eastAsia="宋体" w:hAnsi="Consolas" w:cs="宋体"/>
          <w:color w:val="A6ACCD"/>
          <w:sz w:val="21"/>
          <w:szCs w:val="21"/>
          <w:lang w:eastAsia="zh-CN"/>
        </w:rPr>
        <w:t xml:space="preserve"> </w:t>
      </w:r>
      <w:proofErr w:type="gramStart"/>
      <w:r w:rsidRPr="000431E2">
        <w:rPr>
          <w:rFonts w:ascii="Consolas" w:eastAsia="宋体" w:hAnsi="Consolas" w:cs="宋体"/>
          <w:color w:val="82AAFF"/>
          <w:sz w:val="21"/>
          <w:szCs w:val="21"/>
          <w:lang w:eastAsia="zh-CN"/>
        </w:rPr>
        <w:t>main</w:t>
      </w:r>
      <w:r w:rsidRPr="000431E2">
        <w:rPr>
          <w:rFonts w:ascii="Consolas" w:eastAsia="宋体" w:hAnsi="Consolas" w:cs="宋体"/>
          <w:color w:val="89DDFF"/>
          <w:sz w:val="21"/>
          <w:szCs w:val="21"/>
          <w:lang w:eastAsia="zh-CN"/>
        </w:rPr>
        <w:t>(</w:t>
      </w:r>
      <w:proofErr w:type="gramEnd"/>
      <w:r w:rsidRPr="000431E2">
        <w:rPr>
          <w:rFonts w:ascii="Consolas" w:eastAsia="宋体" w:hAnsi="Consolas" w:cs="宋体"/>
          <w:color w:val="89DDFF"/>
          <w:sz w:val="21"/>
          <w:szCs w:val="21"/>
          <w:lang w:eastAsia="zh-CN"/>
        </w:rPr>
        <w:t>){</w:t>
      </w:r>
    </w:p>
    <w:p w14:paraId="309F9D96"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C792EA"/>
          <w:sz w:val="21"/>
          <w:szCs w:val="21"/>
          <w:lang w:eastAsia="zh-CN"/>
        </w:rPr>
        <w:t>int</w:t>
      </w:r>
      <w:r w:rsidRPr="000431E2">
        <w:rPr>
          <w:rFonts w:ascii="Consolas" w:eastAsia="宋体" w:hAnsi="Consolas" w:cs="宋体"/>
          <w:color w:val="A6ACCD"/>
          <w:sz w:val="21"/>
          <w:szCs w:val="21"/>
          <w:lang w:eastAsia="zh-CN"/>
        </w:rPr>
        <w:t xml:space="preserve"> </w:t>
      </w:r>
      <w:proofErr w:type="spellStart"/>
      <w:proofErr w:type="gramStart"/>
      <w:r w:rsidRPr="000431E2">
        <w:rPr>
          <w:rFonts w:ascii="Consolas" w:eastAsia="宋体" w:hAnsi="Consolas" w:cs="宋体"/>
          <w:color w:val="A6ACCD"/>
          <w:sz w:val="21"/>
          <w:szCs w:val="21"/>
          <w:lang w:eastAsia="zh-CN"/>
        </w:rPr>
        <w:t>ap</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pp</w:t>
      </w:r>
      <w:proofErr w:type="gramEnd"/>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total</w:t>
      </w:r>
      <w:proofErr w:type="spellEnd"/>
      <w:r w:rsidRPr="000431E2">
        <w:rPr>
          <w:rFonts w:ascii="Consolas" w:eastAsia="宋体" w:hAnsi="Consolas" w:cs="宋体"/>
          <w:color w:val="89DDFF"/>
          <w:sz w:val="21"/>
          <w:szCs w:val="21"/>
          <w:lang w:eastAsia="zh-CN"/>
        </w:rPr>
        <w:t>;</w:t>
      </w:r>
    </w:p>
    <w:p w14:paraId="766D578F"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请输入</w:t>
      </w:r>
      <w:r w:rsidRPr="000431E2">
        <w:rPr>
          <w:rFonts w:ascii="Consolas" w:eastAsia="宋体" w:hAnsi="Consolas" w:cs="宋体"/>
          <w:color w:val="C3E88D"/>
          <w:sz w:val="21"/>
          <w:szCs w:val="21"/>
          <w:lang w:eastAsia="zh-CN"/>
        </w:rPr>
        <w:t>allocation page:</w:t>
      </w:r>
      <w:r w:rsidRPr="000431E2">
        <w:rPr>
          <w:rFonts w:ascii="Consolas" w:eastAsia="宋体" w:hAnsi="Consolas" w:cs="宋体"/>
          <w:color w:val="89DDFF"/>
          <w:sz w:val="21"/>
          <w:szCs w:val="21"/>
          <w:lang w:eastAsia="zh-CN"/>
        </w:rPr>
        <w:t>";</w:t>
      </w:r>
    </w:p>
    <w:p w14:paraId="5BC50182"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lastRenderedPageBreak/>
        <w:t xml:space="preserve">    </w:t>
      </w:r>
      <w:proofErr w:type="spellStart"/>
      <w:r w:rsidRPr="000431E2">
        <w:rPr>
          <w:rFonts w:ascii="Consolas" w:eastAsia="宋体" w:hAnsi="Consolas" w:cs="宋体"/>
          <w:color w:val="A6ACCD"/>
          <w:sz w:val="21"/>
          <w:szCs w:val="21"/>
          <w:lang w:eastAsia="zh-CN"/>
        </w:rPr>
        <w:t>cin</w:t>
      </w:r>
      <w:proofErr w:type="spellEnd"/>
      <w:r w:rsidRPr="000431E2">
        <w:rPr>
          <w:rFonts w:ascii="Consolas" w:eastAsia="宋体" w:hAnsi="Consolas" w:cs="宋体"/>
          <w:color w:val="C792EA"/>
          <w:sz w:val="21"/>
          <w:szCs w:val="21"/>
          <w:lang w:eastAsia="zh-CN"/>
        </w:rPr>
        <w:t>&gt;&gt;</w:t>
      </w:r>
      <w:r w:rsidRPr="000431E2">
        <w:rPr>
          <w:rFonts w:ascii="Consolas" w:eastAsia="宋体" w:hAnsi="Consolas" w:cs="宋体"/>
          <w:color w:val="A6ACCD"/>
          <w:sz w:val="21"/>
          <w:szCs w:val="21"/>
          <w:lang w:eastAsia="zh-CN"/>
        </w:rPr>
        <w:t>ap</w:t>
      </w:r>
      <w:r w:rsidRPr="000431E2">
        <w:rPr>
          <w:rFonts w:ascii="Consolas" w:eastAsia="宋体" w:hAnsi="Consolas" w:cs="宋体"/>
          <w:color w:val="89DDFF"/>
          <w:sz w:val="21"/>
          <w:szCs w:val="21"/>
          <w:lang w:eastAsia="zh-CN"/>
        </w:rPr>
        <w:t>;</w:t>
      </w:r>
    </w:p>
    <w:p w14:paraId="2FD7BC1B"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请输入</w:t>
      </w:r>
      <w:r w:rsidRPr="000431E2">
        <w:rPr>
          <w:rFonts w:ascii="Consolas" w:eastAsia="宋体" w:hAnsi="Consolas" w:cs="宋体"/>
          <w:color w:val="C3E88D"/>
          <w:sz w:val="21"/>
          <w:szCs w:val="21"/>
          <w:lang w:eastAsia="zh-CN"/>
        </w:rPr>
        <w:t>process page:</w:t>
      </w:r>
      <w:r w:rsidRPr="000431E2">
        <w:rPr>
          <w:rFonts w:ascii="Consolas" w:eastAsia="宋体" w:hAnsi="Consolas" w:cs="宋体"/>
          <w:color w:val="89DDFF"/>
          <w:sz w:val="21"/>
          <w:szCs w:val="21"/>
          <w:lang w:eastAsia="zh-CN"/>
        </w:rPr>
        <w:t>";</w:t>
      </w:r>
    </w:p>
    <w:p w14:paraId="02583686"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cin</w:t>
      </w:r>
      <w:proofErr w:type="spellEnd"/>
      <w:r w:rsidRPr="000431E2">
        <w:rPr>
          <w:rFonts w:ascii="Consolas" w:eastAsia="宋体" w:hAnsi="Consolas" w:cs="宋体"/>
          <w:color w:val="C792EA"/>
          <w:sz w:val="21"/>
          <w:szCs w:val="21"/>
          <w:lang w:eastAsia="zh-CN"/>
        </w:rPr>
        <w:t>&gt;&gt;</w:t>
      </w:r>
      <w:r w:rsidRPr="000431E2">
        <w:rPr>
          <w:rFonts w:ascii="Consolas" w:eastAsia="宋体" w:hAnsi="Consolas" w:cs="宋体"/>
          <w:color w:val="A6ACCD"/>
          <w:sz w:val="21"/>
          <w:szCs w:val="21"/>
          <w:lang w:eastAsia="zh-CN"/>
        </w:rPr>
        <w:t>pp</w:t>
      </w:r>
      <w:r w:rsidRPr="000431E2">
        <w:rPr>
          <w:rFonts w:ascii="Consolas" w:eastAsia="宋体" w:hAnsi="Consolas" w:cs="宋体"/>
          <w:color w:val="89DDFF"/>
          <w:sz w:val="21"/>
          <w:szCs w:val="21"/>
          <w:lang w:eastAsia="zh-CN"/>
        </w:rPr>
        <w:t>;</w:t>
      </w:r>
    </w:p>
    <w:p w14:paraId="0D305693"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请输入总的序列数</w:t>
      </w:r>
      <w:r w:rsidRPr="000431E2">
        <w:rPr>
          <w:rFonts w:ascii="Consolas" w:eastAsia="宋体" w:hAnsi="Consolas" w:cs="宋体"/>
          <w:color w:val="C3E88D"/>
          <w:sz w:val="21"/>
          <w:szCs w:val="21"/>
          <w:lang w:eastAsia="zh-CN"/>
        </w:rPr>
        <w:t>:</w:t>
      </w:r>
      <w:r w:rsidRPr="000431E2">
        <w:rPr>
          <w:rFonts w:ascii="Consolas" w:eastAsia="宋体" w:hAnsi="Consolas" w:cs="宋体"/>
          <w:color w:val="89DDFF"/>
          <w:sz w:val="21"/>
          <w:szCs w:val="21"/>
          <w:lang w:eastAsia="zh-CN"/>
        </w:rPr>
        <w:t>";</w:t>
      </w:r>
    </w:p>
    <w:p w14:paraId="1275F91C"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cin</w:t>
      </w:r>
      <w:proofErr w:type="spellEnd"/>
      <w:r w:rsidRPr="000431E2">
        <w:rPr>
          <w:rFonts w:ascii="Consolas" w:eastAsia="宋体" w:hAnsi="Consolas" w:cs="宋体"/>
          <w:color w:val="C792EA"/>
          <w:sz w:val="21"/>
          <w:szCs w:val="21"/>
          <w:lang w:eastAsia="zh-CN"/>
        </w:rPr>
        <w:t>&gt;&gt;</w:t>
      </w:r>
      <w:r w:rsidRPr="000431E2">
        <w:rPr>
          <w:rFonts w:ascii="Consolas" w:eastAsia="宋体" w:hAnsi="Consolas" w:cs="宋体"/>
          <w:color w:val="A6ACCD"/>
          <w:sz w:val="21"/>
          <w:szCs w:val="21"/>
          <w:lang w:eastAsia="zh-CN"/>
        </w:rPr>
        <w:t>total</w:t>
      </w:r>
      <w:r w:rsidRPr="000431E2">
        <w:rPr>
          <w:rFonts w:ascii="Consolas" w:eastAsia="宋体" w:hAnsi="Consolas" w:cs="宋体"/>
          <w:color w:val="89DDFF"/>
          <w:sz w:val="21"/>
          <w:szCs w:val="21"/>
          <w:lang w:eastAsia="zh-CN"/>
        </w:rPr>
        <w:t>;</w:t>
      </w:r>
    </w:p>
    <w:p w14:paraId="52E25804"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随机序列为：</w:t>
      </w:r>
      <w:r w:rsidRPr="000431E2">
        <w:rPr>
          <w:rFonts w:ascii="Consolas" w:eastAsia="宋体" w:hAnsi="Consolas" w:cs="宋体"/>
          <w:color w:val="89DDFF"/>
          <w:sz w:val="21"/>
          <w:szCs w:val="21"/>
          <w:lang w:eastAsia="zh-CN"/>
        </w:rPr>
        <w:t>";</w:t>
      </w:r>
    </w:p>
    <w:p w14:paraId="50576C87"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queue</w:t>
      </w:r>
      <w:r w:rsidRPr="000431E2">
        <w:rPr>
          <w:rFonts w:ascii="Consolas" w:eastAsia="宋体" w:hAnsi="Consolas" w:cs="宋体"/>
          <w:color w:val="C792EA"/>
          <w:sz w:val="21"/>
          <w:szCs w:val="21"/>
          <w:lang w:eastAsia="zh-CN"/>
        </w:rPr>
        <w:t>&lt;int&gt;</w:t>
      </w:r>
      <w:r w:rsidRPr="000431E2">
        <w:rPr>
          <w:rFonts w:ascii="Consolas" w:eastAsia="宋体" w:hAnsi="Consolas" w:cs="宋体"/>
          <w:color w:val="A6ACCD"/>
          <w:sz w:val="21"/>
          <w:szCs w:val="21"/>
          <w:lang w:eastAsia="zh-CN"/>
        </w:rPr>
        <w:t xml:space="preserve"> main</w:t>
      </w:r>
      <w:r w:rsidRPr="000431E2">
        <w:rPr>
          <w:rFonts w:ascii="Consolas" w:eastAsia="宋体" w:hAnsi="Consolas" w:cs="宋体"/>
          <w:color w:val="89DDFF"/>
          <w:sz w:val="21"/>
          <w:szCs w:val="21"/>
          <w:lang w:eastAsia="zh-CN"/>
        </w:rPr>
        <w:t>;</w:t>
      </w:r>
    </w:p>
    <w:p w14:paraId="44EB5BBF"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gramStart"/>
      <w:r w:rsidRPr="000431E2">
        <w:rPr>
          <w:rFonts w:ascii="Consolas" w:eastAsia="宋体" w:hAnsi="Consolas" w:cs="宋体"/>
          <w:i/>
          <w:iCs/>
          <w:color w:val="89DDFF"/>
          <w:sz w:val="21"/>
          <w:szCs w:val="21"/>
          <w:lang w:eastAsia="zh-CN"/>
        </w:rPr>
        <w:t>for</w:t>
      </w:r>
      <w:r w:rsidRPr="000431E2">
        <w:rPr>
          <w:rFonts w:ascii="Consolas" w:eastAsia="宋体" w:hAnsi="Consolas" w:cs="宋体"/>
          <w:color w:val="89DDFF"/>
          <w:sz w:val="21"/>
          <w:szCs w:val="21"/>
          <w:lang w:eastAsia="zh-CN"/>
        </w:rPr>
        <w:t>(</w:t>
      </w:r>
      <w:proofErr w:type="gramEnd"/>
      <w:r w:rsidRPr="000431E2">
        <w:rPr>
          <w:rFonts w:ascii="Consolas" w:eastAsia="宋体" w:hAnsi="Consolas" w:cs="宋体"/>
          <w:color w:val="C792EA"/>
          <w:sz w:val="21"/>
          <w:szCs w:val="21"/>
          <w:lang w:eastAsia="zh-CN"/>
        </w:rPr>
        <w:t>int</w:t>
      </w: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i</w:t>
      </w:r>
      <w:proofErr w:type="spellEnd"/>
      <w:r w:rsidRPr="000431E2">
        <w:rPr>
          <w:rFonts w:ascii="Consolas" w:eastAsia="宋体" w:hAnsi="Consolas" w:cs="宋体"/>
          <w:color w:val="C792EA"/>
          <w:sz w:val="21"/>
          <w:szCs w:val="21"/>
          <w:lang w:eastAsia="zh-CN"/>
        </w:rPr>
        <w:t>=</w:t>
      </w:r>
      <w:r w:rsidRPr="000431E2">
        <w:rPr>
          <w:rFonts w:ascii="Consolas" w:eastAsia="宋体" w:hAnsi="Consolas" w:cs="宋体"/>
          <w:color w:val="F78C6C"/>
          <w:sz w:val="21"/>
          <w:szCs w:val="21"/>
          <w:lang w:eastAsia="zh-CN"/>
        </w:rPr>
        <w:t>0</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i</w:t>
      </w:r>
      <w:r w:rsidRPr="000431E2">
        <w:rPr>
          <w:rFonts w:ascii="Consolas" w:eastAsia="宋体" w:hAnsi="Consolas" w:cs="宋体"/>
          <w:color w:val="C792EA"/>
          <w:sz w:val="21"/>
          <w:szCs w:val="21"/>
          <w:lang w:eastAsia="zh-CN"/>
        </w:rPr>
        <w:t>&lt;</w:t>
      </w:r>
      <w:proofErr w:type="spellStart"/>
      <w:r w:rsidRPr="000431E2">
        <w:rPr>
          <w:rFonts w:ascii="Consolas" w:eastAsia="宋体" w:hAnsi="Consolas" w:cs="宋体"/>
          <w:color w:val="A6ACCD"/>
          <w:sz w:val="21"/>
          <w:szCs w:val="21"/>
          <w:lang w:eastAsia="zh-CN"/>
        </w:rPr>
        <w:t>total</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i</w:t>
      </w:r>
      <w:proofErr w:type="spellEnd"/>
      <w:r w:rsidRPr="000431E2">
        <w:rPr>
          <w:rFonts w:ascii="Consolas" w:eastAsia="宋体" w:hAnsi="Consolas" w:cs="宋体"/>
          <w:color w:val="C792EA"/>
          <w:sz w:val="21"/>
          <w:szCs w:val="21"/>
          <w:lang w:eastAsia="zh-CN"/>
        </w:rPr>
        <w:t>++</w:t>
      </w:r>
      <w:r w:rsidRPr="000431E2">
        <w:rPr>
          <w:rFonts w:ascii="Consolas" w:eastAsia="宋体" w:hAnsi="Consolas" w:cs="宋体"/>
          <w:color w:val="89DDFF"/>
          <w:sz w:val="21"/>
          <w:szCs w:val="21"/>
          <w:lang w:eastAsia="zh-CN"/>
        </w:rPr>
        <w:t>){</w:t>
      </w:r>
    </w:p>
    <w:p w14:paraId="142B8D06"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proofErr w:type="gramStart"/>
      <w:r w:rsidRPr="000431E2">
        <w:rPr>
          <w:rFonts w:ascii="Consolas" w:eastAsia="宋体" w:hAnsi="Consolas" w:cs="宋体"/>
          <w:color w:val="F07178"/>
          <w:sz w:val="21"/>
          <w:szCs w:val="21"/>
          <w:lang w:eastAsia="zh-CN"/>
        </w:rPr>
        <w:t>main</w:t>
      </w:r>
      <w:r w:rsidRPr="000431E2">
        <w:rPr>
          <w:rFonts w:ascii="Consolas" w:eastAsia="宋体" w:hAnsi="Consolas" w:cs="宋体"/>
          <w:color w:val="89DDFF"/>
          <w:sz w:val="21"/>
          <w:szCs w:val="21"/>
          <w:lang w:eastAsia="zh-CN"/>
        </w:rPr>
        <w:t>.</w:t>
      </w:r>
      <w:r w:rsidRPr="000431E2">
        <w:rPr>
          <w:rFonts w:ascii="Consolas" w:eastAsia="宋体" w:hAnsi="Consolas" w:cs="宋体"/>
          <w:color w:val="82AAFF"/>
          <w:sz w:val="21"/>
          <w:szCs w:val="21"/>
          <w:lang w:eastAsia="zh-CN"/>
        </w:rPr>
        <w:t>push</w:t>
      </w:r>
      <w:proofErr w:type="spellEnd"/>
      <w:proofErr w:type="gramEnd"/>
      <w:r w:rsidRPr="000431E2">
        <w:rPr>
          <w:rFonts w:ascii="Consolas" w:eastAsia="宋体" w:hAnsi="Consolas" w:cs="宋体"/>
          <w:color w:val="89DDFF"/>
          <w:sz w:val="21"/>
          <w:szCs w:val="21"/>
          <w:lang w:eastAsia="zh-CN"/>
        </w:rPr>
        <w:t>(</w:t>
      </w:r>
      <w:r w:rsidRPr="000431E2">
        <w:rPr>
          <w:rFonts w:ascii="Consolas" w:eastAsia="宋体" w:hAnsi="Consolas" w:cs="宋体"/>
          <w:color w:val="82AAFF"/>
          <w:sz w:val="21"/>
          <w:szCs w:val="21"/>
          <w:lang w:eastAsia="zh-CN"/>
        </w:rPr>
        <w:t>rand</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pp</w:t>
      </w:r>
      <w:r w:rsidRPr="000431E2">
        <w:rPr>
          <w:rFonts w:ascii="Consolas" w:eastAsia="宋体" w:hAnsi="Consolas" w:cs="宋体"/>
          <w:color w:val="89DDFF"/>
          <w:sz w:val="21"/>
          <w:szCs w:val="21"/>
          <w:lang w:eastAsia="zh-CN"/>
        </w:rPr>
        <w:t>);</w:t>
      </w:r>
    </w:p>
    <w:p w14:paraId="65CDE277"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proofErr w:type="spellStart"/>
      <w:proofErr w:type="gramStart"/>
      <w:r w:rsidRPr="000431E2">
        <w:rPr>
          <w:rFonts w:ascii="Consolas" w:eastAsia="宋体" w:hAnsi="Consolas" w:cs="宋体"/>
          <w:color w:val="F07178"/>
          <w:sz w:val="21"/>
          <w:szCs w:val="21"/>
          <w:lang w:eastAsia="zh-CN"/>
        </w:rPr>
        <w:t>main</w:t>
      </w:r>
      <w:r w:rsidRPr="000431E2">
        <w:rPr>
          <w:rFonts w:ascii="Consolas" w:eastAsia="宋体" w:hAnsi="Consolas" w:cs="宋体"/>
          <w:color w:val="89DDFF"/>
          <w:sz w:val="21"/>
          <w:szCs w:val="21"/>
          <w:lang w:eastAsia="zh-CN"/>
        </w:rPr>
        <w:t>.</w:t>
      </w:r>
      <w:r w:rsidRPr="000431E2">
        <w:rPr>
          <w:rFonts w:ascii="Consolas" w:eastAsia="宋体" w:hAnsi="Consolas" w:cs="宋体"/>
          <w:color w:val="82AAFF"/>
          <w:sz w:val="21"/>
          <w:szCs w:val="21"/>
          <w:lang w:eastAsia="zh-CN"/>
        </w:rPr>
        <w:t>back</w:t>
      </w:r>
      <w:proofErr w:type="spellEnd"/>
      <w:proofErr w:type="gramEnd"/>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 xml:space="preserve"> </w:t>
      </w:r>
      <w:r w:rsidRPr="000431E2">
        <w:rPr>
          <w:rFonts w:ascii="Consolas" w:eastAsia="宋体" w:hAnsi="Consolas" w:cs="宋体"/>
          <w:color w:val="89DDFF"/>
          <w:sz w:val="21"/>
          <w:szCs w:val="21"/>
          <w:lang w:eastAsia="zh-CN"/>
        </w:rPr>
        <w:t>";</w:t>
      </w:r>
    </w:p>
    <w:p w14:paraId="2675CD6B"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89DDFF"/>
          <w:sz w:val="21"/>
          <w:szCs w:val="21"/>
          <w:lang w:eastAsia="zh-CN"/>
        </w:rPr>
        <w:t>}</w:t>
      </w:r>
    </w:p>
    <w:p w14:paraId="105641B7"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proofErr w:type="spellStart"/>
      <w:r w:rsidRPr="000431E2">
        <w:rPr>
          <w:rFonts w:ascii="Consolas" w:eastAsia="宋体" w:hAnsi="Consolas" w:cs="宋体"/>
          <w:color w:val="A6ACCD"/>
          <w:sz w:val="21"/>
          <w:szCs w:val="21"/>
          <w:lang w:eastAsia="zh-CN"/>
        </w:rPr>
        <w:t>endl</w:t>
      </w:r>
      <w:proofErr w:type="spellEnd"/>
      <w:r w:rsidRPr="000431E2">
        <w:rPr>
          <w:rFonts w:ascii="Consolas" w:eastAsia="宋体" w:hAnsi="Consolas" w:cs="宋体"/>
          <w:color w:val="89DDFF"/>
          <w:sz w:val="21"/>
          <w:szCs w:val="21"/>
          <w:lang w:eastAsia="zh-CN"/>
        </w:rPr>
        <w:t>;</w:t>
      </w:r>
    </w:p>
    <w:p w14:paraId="5823B3AA"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C792EA"/>
          <w:sz w:val="21"/>
          <w:szCs w:val="21"/>
          <w:lang w:eastAsia="zh-CN"/>
        </w:rPr>
        <w:t>int</w:t>
      </w:r>
      <w:r w:rsidRPr="000431E2">
        <w:rPr>
          <w:rFonts w:ascii="Consolas" w:eastAsia="宋体" w:hAnsi="Consolas" w:cs="宋体"/>
          <w:color w:val="A6ACCD"/>
          <w:sz w:val="21"/>
          <w:szCs w:val="21"/>
          <w:lang w:eastAsia="zh-CN"/>
        </w:rPr>
        <w:t xml:space="preserve"> diseffect1 </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 xml:space="preserve"> </w:t>
      </w:r>
      <w:proofErr w:type="gramStart"/>
      <w:r w:rsidRPr="000431E2">
        <w:rPr>
          <w:rFonts w:ascii="Consolas" w:eastAsia="宋体" w:hAnsi="Consolas" w:cs="宋体"/>
          <w:color w:val="82AAFF"/>
          <w:sz w:val="21"/>
          <w:szCs w:val="21"/>
          <w:lang w:eastAsia="zh-CN"/>
        </w:rPr>
        <w:t>FIFO</w:t>
      </w:r>
      <w:r w:rsidRPr="000431E2">
        <w:rPr>
          <w:rFonts w:ascii="Consolas" w:eastAsia="宋体" w:hAnsi="Consolas" w:cs="宋体"/>
          <w:color w:val="89DDFF"/>
          <w:sz w:val="21"/>
          <w:szCs w:val="21"/>
          <w:lang w:eastAsia="zh-CN"/>
        </w:rPr>
        <w:t>(</w:t>
      </w:r>
      <w:proofErr w:type="spellStart"/>
      <w:proofErr w:type="gramEnd"/>
      <w:r w:rsidRPr="000431E2">
        <w:rPr>
          <w:rFonts w:ascii="Consolas" w:eastAsia="宋体" w:hAnsi="Consolas" w:cs="宋体"/>
          <w:color w:val="A6ACCD"/>
          <w:sz w:val="21"/>
          <w:szCs w:val="21"/>
          <w:lang w:eastAsia="zh-CN"/>
        </w:rPr>
        <w:t>main</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ap</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pp</w:t>
      </w:r>
      <w:proofErr w:type="spellEnd"/>
      <w:r w:rsidRPr="000431E2">
        <w:rPr>
          <w:rFonts w:ascii="Consolas" w:eastAsia="宋体" w:hAnsi="Consolas" w:cs="宋体"/>
          <w:color w:val="89DDFF"/>
          <w:sz w:val="21"/>
          <w:szCs w:val="21"/>
          <w:lang w:eastAsia="zh-CN"/>
        </w:rPr>
        <w:t>);</w:t>
      </w:r>
    </w:p>
    <w:p w14:paraId="6CB064B6"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C792EA"/>
          <w:sz w:val="21"/>
          <w:szCs w:val="21"/>
          <w:lang w:eastAsia="zh-CN"/>
        </w:rPr>
        <w:t>int</w:t>
      </w:r>
      <w:r w:rsidRPr="000431E2">
        <w:rPr>
          <w:rFonts w:ascii="Consolas" w:eastAsia="宋体" w:hAnsi="Consolas" w:cs="宋体"/>
          <w:color w:val="A6ACCD"/>
          <w:sz w:val="21"/>
          <w:szCs w:val="21"/>
          <w:lang w:eastAsia="zh-CN"/>
        </w:rPr>
        <w:t xml:space="preserve"> diseffect2 </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 xml:space="preserve"> </w:t>
      </w:r>
      <w:proofErr w:type="gramStart"/>
      <w:r w:rsidRPr="000431E2">
        <w:rPr>
          <w:rFonts w:ascii="Consolas" w:eastAsia="宋体" w:hAnsi="Consolas" w:cs="宋体"/>
          <w:color w:val="82AAFF"/>
          <w:sz w:val="21"/>
          <w:szCs w:val="21"/>
          <w:lang w:eastAsia="zh-CN"/>
        </w:rPr>
        <w:t>LRU</w:t>
      </w:r>
      <w:r w:rsidRPr="000431E2">
        <w:rPr>
          <w:rFonts w:ascii="Consolas" w:eastAsia="宋体" w:hAnsi="Consolas" w:cs="宋体"/>
          <w:color w:val="89DDFF"/>
          <w:sz w:val="21"/>
          <w:szCs w:val="21"/>
          <w:lang w:eastAsia="zh-CN"/>
        </w:rPr>
        <w:t>(</w:t>
      </w:r>
      <w:proofErr w:type="spellStart"/>
      <w:proofErr w:type="gramEnd"/>
      <w:r w:rsidRPr="000431E2">
        <w:rPr>
          <w:rFonts w:ascii="Consolas" w:eastAsia="宋体" w:hAnsi="Consolas" w:cs="宋体"/>
          <w:color w:val="A6ACCD"/>
          <w:sz w:val="21"/>
          <w:szCs w:val="21"/>
          <w:lang w:eastAsia="zh-CN"/>
        </w:rPr>
        <w:t>main</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ap</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pp</w:t>
      </w:r>
      <w:proofErr w:type="spellEnd"/>
      <w:r w:rsidRPr="000431E2">
        <w:rPr>
          <w:rFonts w:ascii="Consolas" w:eastAsia="宋体" w:hAnsi="Consolas" w:cs="宋体"/>
          <w:color w:val="89DDFF"/>
          <w:sz w:val="21"/>
          <w:szCs w:val="21"/>
          <w:lang w:eastAsia="zh-CN"/>
        </w:rPr>
        <w:t>);</w:t>
      </w:r>
    </w:p>
    <w:p w14:paraId="46147FCB"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C792EA"/>
          <w:sz w:val="21"/>
          <w:szCs w:val="21"/>
          <w:lang w:eastAsia="zh-CN"/>
        </w:rPr>
        <w:t>float</w:t>
      </w:r>
      <w:r w:rsidRPr="000431E2">
        <w:rPr>
          <w:rFonts w:ascii="Consolas" w:eastAsia="宋体" w:hAnsi="Consolas" w:cs="宋体"/>
          <w:color w:val="A6ACCD"/>
          <w:sz w:val="21"/>
          <w:szCs w:val="21"/>
          <w:lang w:eastAsia="zh-CN"/>
        </w:rPr>
        <w:t xml:space="preserve"> minzhong</w:t>
      </w:r>
      <w:proofErr w:type="gramStart"/>
      <w:r w:rsidRPr="000431E2">
        <w:rPr>
          <w:rFonts w:ascii="Consolas" w:eastAsia="宋体" w:hAnsi="Consolas" w:cs="宋体"/>
          <w:color w:val="A6ACCD"/>
          <w:sz w:val="21"/>
          <w:szCs w:val="21"/>
          <w:lang w:eastAsia="zh-CN"/>
        </w:rPr>
        <w:t>1</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minzhong</w:t>
      </w:r>
      <w:proofErr w:type="gramEnd"/>
      <w:r w:rsidRPr="000431E2">
        <w:rPr>
          <w:rFonts w:ascii="Consolas" w:eastAsia="宋体" w:hAnsi="Consolas" w:cs="宋体"/>
          <w:color w:val="A6ACCD"/>
          <w:sz w:val="21"/>
          <w:szCs w:val="21"/>
          <w:lang w:eastAsia="zh-CN"/>
        </w:rPr>
        <w:t>2</w:t>
      </w:r>
      <w:r w:rsidRPr="000431E2">
        <w:rPr>
          <w:rFonts w:ascii="Consolas" w:eastAsia="宋体" w:hAnsi="Consolas" w:cs="宋体"/>
          <w:color w:val="89DDFF"/>
          <w:sz w:val="21"/>
          <w:szCs w:val="21"/>
          <w:lang w:eastAsia="zh-CN"/>
        </w:rPr>
        <w:t>;</w:t>
      </w:r>
    </w:p>
    <w:p w14:paraId="1B777B52"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minzhong1 </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89DDFF"/>
          <w:sz w:val="21"/>
          <w:szCs w:val="21"/>
          <w:lang w:eastAsia="zh-CN"/>
        </w:rPr>
        <w:t>(</w:t>
      </w:r>
      <w:r w:rsidRPr="000431E2">
        <w:rPr>
          <w:rFonts w:ascii="Consolas" w:eastAsia="宋体" w:hAnsi="Consolas" w:cs="宋体"/>
          <w:color w:val="F78C6C"/>
          <w:sz w:val="21"/>
          <w:szCs w:val="21"/>
          <w:lang w:eastAsia="zh-CN"/>
        </w:rPr>
        <w:t>1.00</w:t>
      </w:r>
      <w:r w:rsidRPr="000431E2">
        <w:rPr>
          <w:rFonts w:ascii="Consolas" w:eastAsia="宋体" w:hAnsi="Consolas" w:cs="宋体"/>
          <w:color w:val="C792EA"/>
          <w:sz w:val="21"/>
          <w:szCs w:val="21"/>
          <w:lang w:eastAsia="zh-CN"/>
        </w:rPr>
        <w:t>-</w:t>
      </w:r>
      <w:r w:rsidRPr="000431E2">
        <w:rPr>
          <w:rFonts w:ascii="Consolas" w:eastAsia="宋体" w:hAnsi="Consolas" w:cs="宋体"/>
          <w:color w:val="89DDFF"/>
          <w:sz w:val="21"/>
          <w:szCs w:val="21"/>
          <w:lang w:eastAsia="zh-CN"/>
        </w:rPr>
        <w:t>(</w:t>
      </w:r>
      <w:r w:rsidRPr="000431E2">
        <w:rPr>
          <w:rFonts w:ascii="Consolas" w:eastAsia="宋体" w:hAnsi="Consolas" w:cs="宋体"/>
          <w:color w:val="F78C6C"/>
          <w:sz w:val="21"/>
          <w:szCs w:val="21"/>
          <w:lang w:eastAsia="zh-CN"/>
        </w:rPr>
        <w:t>1.00</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diseffect1</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total</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w:t>
      </w:r>
      <w:r w:rsidRPr="000431E2">
        <w:rPr>
          <w:rFonts w:ascii="Consolas" w:eastAsia="宋体" w:hAnsi="Consolas" w:cs="宋体"/>
          <w:color w:val="F78C6C"/>
          <w:sz w:val="21"/>
          <w:szCs w:val="21"/>
          <w:lang w:eastAsia="zh-CN"/>
        </w:rPr>
        <w:t>100</w:t>
      </w:r>
      <w:r w:rsidRPr="000431E2">
        <w:rPr>
          <w:rFonts w:ascii="Consolas" w:eastAsia="宋体" w:hAnsi="Consolas" w:cs="宋体"/>
          <w:color w:val="89DDFF"/>
          <w:sz w:val="21"/>
          <w:szCs w:val="21"/>
          <w:lang w:eastAsia="zh-CN"/>
        </w:rPr>
        <w:t>;</w:t>
      </w:r>
      <w:r w:rsidRPr="000431E2">
        <w:rPr>
          <w:rFonts w:ascii="Consolas" w:eastAsia="宋体" w:hAnsi="Consolas" w:cs="宋体"/>
          <w:i/>
          <w:iCs/>
          <w:color w:val="676E95"/>
          <w:sz w:val="21"/>
          <w:szCs w:val="21"/>
          <w:lang w:eastAsia="zh-CN"/>
        </w:rPr>
        <w:t xml:space="preserve">               //</w:t>
      </w:r>
      <w:r w:rsidRPr="000431E2">
        <w:rPr>
          <w:rFonts w:ascii="Consolas" w:eastAsia="宋体" w:hAnsi="Consolas" w:cs="宋体"/>
          <w:i/>
          <w:iCs/>
          <w:color w:val="676E95"/>
          <w:sz w:val="21"/>
          <w:szCs w:val="21"/>
          <w:lang w:eastAsia="zh-CN"/>
        </w:rPr>
        <w:t>计算命中率</w:t>
      </w:r>
    </w:p>
    <w:p w14:paraId="51C2B3D5"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minzhong2 </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89DDFF"/>
          <w:sz w:val="21"/>
          <w:szCs w:val="21"/>
          <w:lang w:eastAsia="zh-CN"/>
        </w:rPr>
        <w:t>(</w:t>
      </w:r>
      <w:r w:rsidRPr="000431E2">
        <w:rPr>
          <w:rFonts w:ascii="Consolas" w:eastAsia="宋体" w:hAnsi="Consolas" w:cs="宋体"/>
          <w:color w:val="F78C6C"/>
          <w:sz w:val="21"/>
          <w:szCs w:val="21"/>
          <w:lang w:eastAsia="zh-CN"/>
        </w:rPr>
        <w:t>1.00</w:t>
      </w:r>
      <w:r w:rsidRPr="000431E2">
        <w:rPr>
          <w:rFonts w:ascii="Consolas" w:eastAsia="宋体" w:hAnsi="Consolas" w:cs="宋体"/>
          <w:color w:val="C792EA"/>
          <w:sz w:val="21"/>
          <w:szCs w:val="21"/>
          <w:lang w:eastAsia="zh-CN"/>
        </w:rPr>
        <w:t>-</w:t>
      </w:r>
      <w:r w:rsidRPr="000431E2">
        <w:rPr>
          <w:rFonts w:ascii="Consolas" w:eastAsia="宋体" w:hAnsi="Consolas" w:cs="宋体"/>
          <w:color w:val="89DDFF"/>
          <w:sz w:val="21"/>
          <w:szCs w:val="21"/>
          <w:lang w:eastAsia="zh-CN"/>
        </w:rPr>
        <w:t>(</w:t>
      </w:r>
      <w:r w:rsidRPr="000431E2">
        <w:rPr>
          <w:rFonts w:ascii="Consolas" w:eastAsia="宋体" w:hAnsi="Consolas" w:cs="宋体"/>
          <w:color w:val="F78C6C"/>
          <w:sz w:val="21"/>
          <w:szCs w:val="21"/>
          <w:lang w:eastAsia="zh-CN"/>
        </w:rPr>
        <w:t>1.00</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diseffect2</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w:t>
      </w:r>
      <w:proofErr w:type="gramStart"/>
      <w:r w:rsidRPr="000431E2">
        <w:rPr>
          <w:rFonts w:ascii="Consolas" w:eastAsia="宋体" w:hAnsi="Consolas" w:cs="宋体"/>
          <w:color w:val="A6ACCD"/>
          <w:sz w:val="21"/>
          <w:szCs w:val="21"/>
          <w:lang w:eastAsia="zh-CN"/>
        </w:rPr>
        <w:t>total</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w:t>
      </w:r>
      <w:proofErr w:type="gramEnd"/>
      <w:r w:rsidRPr="000431E2">
        <w:rPr>
          <w:rFonts w:ascii="Consolas" w:eastAsia="宋体" w:hAnsi="Consolas" w:cs="宋体"/>
          <w:color w:val="F78C6C"/>
          <w:sz w:val="21"/>
          <w:szCs w:val="21"/>
          <w:lang w:eastAsia="zh-CN"/>
        </w:rPr>
        <w:t>100</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 xml:space="preserve"> </w:t>
      </w:r>
    </w:p>
    <w:p w14:paraId="3579D150"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FIFO</w:t>
      </w:r>
      <w:r w:rsidRPr="000431E2">
        <w:rPr>
          <w:rFonts w:ascii="Consolas" w:eastAsia="宋体" w:hAnsi="Consolas" w:cs="宋体"/>
          <w:color w:val="C3E88D"/>
          <w:sz w:val="21"/>
          <w:szCs w:val="21"/>
          <w:lang w:eastAsia="zh-CN"/>
        </w:rPr>
        <w:t>命中率</w:t>
      </w:r>
      <w:r w:rsidRPr="000431E2">
        <w:rPr>
          <w:rFonts w:ascii="Consolas" w:eastAsia="宋体" w:hAnsi="Consolas" w:cs="宋体"/>
          <w:color w:val="C3E88D"/>
          <w:sz w:val="21"/>
          <w:szCs w:val="21"/>
          <w:lang w:eastAsia="zh-CN"/>
        </w:rPr>
        <w:t>:</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&lt;&lt;</w:t>
      </w:r>
      <w:r w:rsidRPr="000431E2">
        <w:rPr>
          <w:rFonts w:ascii="Consolas" w:eastAsia="宋体" w:hAnsi="Consolas" w:cs="宋体"/>
          <w:color w:val="A6ACCD"/>
          <w:sz w:val="21"/>
          <w:szCs w:val="21"/>
          <w:lang w:eastAsia="zh-CN"/>
        </w:rPr>
        <w:t>minzhong1</w:t>
      </w:r>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&lt;&lt;</w:t>
      </w:r>
      <w:proofErr w:type="spellStart"/>
      <w:r w:rsidRPr="000431E2">
        <w:rPr>
          <w:rFonts w:ascii="Consolas" w:eastAsia="宋体" w:hAnsi="Consolas" w:cs="宋体"/>
          <w:color w:val="A6ACCD"/>
          <w:sz w:val="21"/>
          <w:szCs w:val="21"/>
          <w:lang w:eastAsia="zh-CN"/>
        </w:rPr>
        <w:t>endl</w:t>
      </w:r>
      <w:proofErr w:type="spellEnd"/>
      <w:r w:rsidRPr="000431E2">
        <w:rPr>
          <w:rFonts w:ascii="Consolas" w:eastAsia="宋体" w:hAnsi="Consolas" w:cs="宋体"/>
          <w:color w:val="89DDFF"/>
          <w:sz w:val="21"/>
          <w:szCs w:val="21"/>
          <w:lang w:eastAsia="zh-CN"/>
        </w:rPr>
        <w:t>;</w:t>
      </w:r>
    </w:p>
    <w:p w14:paraId="1D5FC939"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LRU</w:t>
      </w:r>
      <w:r w:rsidRPr="000431E2">
        <w:rPr>
          <w:rFonts w:ascii="Consolas" w:eastAsia="宋体" w:hAnsi="Consolas" w:cs="宋体"/>
          <w:color w:val="C3E88D"/>
          <w:sz w:val="21"/>
          <w:szCs w:val="21"/>
          <w:lang w:eastAsia="zh-CN"/>
        </w:rPr>
        <w:t>命中率</w:t>
      </w:r>
      <w:r w:rsidRPr="000431E2">
        <w:rPr>
          <w:rFonts w:ascii="Consolas" w:eastAsia="宋体" w:hAnsi="Consolas" w:cs="宋体"/>
          <w:color w:val="C3E88D"/>
          <w:sz w:val="21"/>
          <w:szCs w:val="21"/>
          <w:lang w:eastAsia="zh-CN"/>
        </w:rPr>
        <w:t>:</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&lt;&lt;</w:t>
      </w:r>
      <w:r w:rsidRPr="000431E2">
        <w:rPr>
          <w:rFonts w:ascii="Consolas" w:eastAsia="宋体" w:hAnsi="Consolas" w:cs="宋体"/>
          <w:color w:val="A6ACCD"/>
          <w:sz w:val="21"/>
          <w:szCs w:val="21"/>
          <w:lang w:eastAsia="zh-CN"/>
        </w:rPr>
        <w:t>minzhong2</w:t>
      </w:r>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&lt;&lt;</w:t>
      </w:r>
      <w:proofErr w:type="spellStart"/>
      <w:r w:rsidRPr="000431E2">
        <w:rPr>
          <w:rFonts w:ascii="Consolas" w:eastAsia="宋体" w:hAnsi="Consolas" w:cs="宋体"/>
          <w:color w:val="A6ACCD"/>
          <w:sz w:val="21"/>
          <w:szCs w:val="21"/>
          <w:lang w:eastAsia="zh-CN"/>
        </w:rPr>
        <w:t>endl</w:t>
      </w:r>
      <w:proofErr w:type="spellEnd"/>
      <w:r w:rsidRPr="000431E2">
        <w:rPr>
          <w:rFonts w:ascii="Consolas" w:eastAsia="宋体" w:hAnsi="Consolas" w:cs="宋体"/>
          <w:color w:val="89DDFF"/>
          <w:sz w:val="21"/>
          <w:szCs w:val="21"/>
          <w:lang w:eastAsia="zh-CN"/>
        </w:rPr>
        <w:t>;</w:t>
      </w:r>
    </w:p>
    <w:p w14:paraId="7EB75D67"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r w:rsidRPr="000431E2">
        <w:rPr>
          <w:rFonts w:ascii="Consolas" w:eastAsia="宋体" w:hAnsi="Consolas" w:cs="宋体"/>
          <w:i/>
          <w:iCs/>
          <w:color w:val="89DDFF"/>
          <w:sz w:val="21"/>
          <w:szCs w:val="21"/>
          <w:lang w:eastAsia="zh-CN"/>
        </w:rPr>
        <w:t>return</w:t>
      </w: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F78C6C"/>
          <w:sz w:val="21"/>
          <w:szCs w:val="21"/>
          <w:lang w:eastAsia="zh-CN"/>
        </w:rPr>
        <w:t>0</w:t>
      </w:r>
      <w:r w:rsidRPr="000431E2">
        <w:rPr>
          <w:rFonts w:ascii="Consolas" w:eastAsia="宋体" w:hAnsi="Consolas" w:cs="宋体"/>
          <w:color w:val="89DDFF"/>
          <w:sz w:val="21"/>
          <w:szCs w:val="21"/>
          <w:lang w:eastAsia="zh-CN"/>
        </w:rPr>
        <w:t>;</w:t>
      </w:r>
    </w:p>
    <w:p w14:paraId="5B87467B"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89DDFF"/>
          <w:sz w:val="21"/>
          <w:szCs w:val="21"/>
          <w:lang w:eastAsia="zh-CN"/>
        </w:rPr>
        <w:t>}</w:t>
      </w:r>
    </w:p>
    <w:p w14:paraId="53FF011A" w14:textId="173546BC" w:rsidR="00981C44" w:rsidRPr="002D5D48" w:rsidRDefault="000431E2"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编写t</w:t>
      </w:r>
      <w:r w:rsidRPr="002D5D48">
        <w:rPr>
          <w:rFonts w:asciiTheme="minorEastAsia" w:eastAsiaTheme="minorEastAsia" w:hAnsiTheme="minorEastAsia" w:cstheme="minorBidi"/>
          <w:sz w:val="21"/>
          <w:szCs w:val="21"/>
        </w:rPr>
        <w:t>est2.cpp</w:t>
      </w:r>
      <w:r w:rsidRPr="002D5D48">
        <w:rPr>
          <w:rFonts w:asciiTheme="minorEastAsia" w:eastAsiaTheme="minorEastAsia" w:hAnsiTheme="minorEastAsia" w:cstheme="minorBidi" w:hint="eastAsia"/>
          <w:sz w:val="21"/>
          <w:szCs w:val="21"/>
        </w:rPr>
        <w:t>实现可输入序列，代码如下：</w:t>
      </w:r>
    </w:p>
    <w:p w14:paraId="3E1E7D64"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i/>
          <w:iCs/>
          <w:color w:val="89DDFF"/>
          <w:sz w:val="21"/>
          <w:szCs w:val="21"/>
          <w:lang w:eastAsia="zh-CN"/>
        </w:rPr>
        <w:t>#include</w:t>
      </w: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89DDFF"/>
          <w:sz w:val="21"/>
          <w:szCs w:val="21"/>
          <w:lang w:eastAsia="zh-CN"/>
        </w:rPr>
        <w:t>"</w:t>
      </w:r>
      <w:proofErr w:type="spellStart"/>
      <w:r w:rsidRPr="000431E2">
        <w:rPr>
          <w:rFonts w:ascii="Consolas" w:eastAsia="宋体" w:hAnsi="Consolas" w:cs="宋体"/>
          <w:color w:val="C3E88D"/>
          <w:sz w:val="21"/>
          <w:szCs w:val="21"/>
          <w:lang w:eastAsia="zh-CN"/>
        </w:rPr>
        <w:t>pagechange.h</w:t>
      </w:r>
      <w:proofErr w:type="spellEnd"/>
      <w:r w:rsidRPr="000431E2">
        <w:rPr>
          <w:rFonts w:ascii="Consolas" w:eastAsia="宋体" w:hAnsi="Consolas" w:cs="宋体"/>
          <w:color w:val="89DDFF"/>
          <w:sz w:val="21"/>
          <w:szCs w:val="21"/>
          <w:lang w:eastAsia="zh-CN"/>
        </w:rPr>
        <w:t>"</w:t>
      </w:r>
    </w:p>
    <w:p w14:paraId="32BD2B76"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C792EA"/>
          <w:sz w:val="21"/>
          <w:szCs w:val="21"/>
          <w:lang w:eastAsia="zh-CN"/>
        </w:rPr>
        <w:t>int</w:t>
      </w:r>
      <w:r w:rsidRPr="000431E2">
        <w:rPr>
          <w:rFonts w:ascii="Consolas" w:eastAsia="宋体" w:hAnsi="Consolas" w:cs="宋体"/>
          <w:color w:val="A6ACCD"/>
          <w:sz w:val="21"/>
          <w:szCs w:val="21"/>
          <w:lang w:eastAsia="zh-CN"/>
        </w:rPr>
        <w:t xml:space="preserve"> </w:t>
      </w:r>
      <w:proofErr w:type="gramStart"/>
      <w:r w:rsidRPr="000431E2">
        <w:rPr>
          <w:rFonts w:ascii="Consolas" w:eastAsia="宋体" w:hAnsi="Consolas" w:cs="宋体"/>
          <w:color w:val="82AAFF"/>
          <w:sz w:val="21"/>
          <w:szCs w:val="21"/>
          <w:lang w:eastAsia="zh-CN"/>
        </w:rPr>
        <w:t>main</w:t>
      </w:r>
      <w:r w:rsidRPr="000431E2">
        <w:rPr>
          <w:rFonts w:ascii="Consolas" w:eastAsia="宋体" w:hAnsi="Consolas" w:cs="宋体"/>
          <w:color w:val="89DDFF"/>
          <w:sz w:val="21"/>
          <w:szCs w:val="21"/>
          <w:lang w:eastAsia="zh-CN"/>
        </w:rPr>
        <w:t>(</w:t>
      </w:r>
      <w:proofErr w:type="gramEnd"/>
      <w:r w:rsidRPr="000431E2">
        <w:rPr>
          <w:rFonts w:ascii="Consolas" w:eastAsia="宋体" w:hAnsi="Consolas" w:cs="宋体"/>
          <w:color w:val="89DDFF"/>
          <w:sz w:val="21"/>
          <w:szCs w:val="21"/>
          <w:lang w:eastAsia="zh-CN"/>
        </w:rPr>
        <w:t>){</w:t>
      </w:r>
    </w:p>
    <w:p w14:paraId="1E39284F"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C792EA"/>
          <w:sz w:val="21"/>
          <w:szCs w:val="21"/>
          <w:lang w:eastAsia="zh-CN"/>
        </w:rPr>
        <w:t>int</w:t>
      </w:r>
      <w:r w:rsidRPr="000431E2">
        <w:rPr>
          <w:rFonts w:ascii="Consolas" w:eastAsia="宋体" w:hAnsi="Consolas" w:cs="宋体"/>
          <w:color w:val="A6ACCD"/>
          <w:sz w:val="21"/>
          <w:szCs w:val="21"/>
          <w:lang w:eastAsia="zh-CN"/>
        </w:rPr>
        <w:t xml:space="preserve"> </w:t>
      </w:r>
      <w:proofErr w:type="spellStart"/>
      <w:proofErr w:type="gramStart"/>
      <w:r w:rsidRPr="000431E2">
        <w:rPr>
          <w:rFonts w:ascii="Consolas" w:eastAsia="宋体" w:hAnsi="Consolas" w:cs="宋体"/>
          <w:color w:val="A6ACCD"/>
          <w:sz w:val="21"/>
          <w:szCs w:val="21"/>
          <w:lang w:eastAsia="zh-CN"/>
        </w:rPr>
        <w:t>ap</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pp</w:t>
      </w:r>
      <w:proofErr w:type="gramEnd"/>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total</w:t>
      </w:r>
      <w:proofErr w:type="spellEnd"/>
      <w:r w:rsidRPr="000431E2">
        <w:rPr>
          <w:rFonts w:ascii="Consolas" w:eastAsia="宋体" w:hAnsi="Consolas" w:cs="宋体"/>
          <w:color w:val="89DDFF"/>
          <w:sz w:val="21"/>
          <w:szCs w:val="21"/>
          <w:lang w:eastAsia="zh-CN"/>
        </w:rPr>
        <w:t>;</w:t>
      </w:r>
    </w:p>
    <w:p w14:paraId="11CC1B65"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请输入</w:t>
      </w:r>
      <w:r w:rsidRPr="000431E2">
        <w:rPr>
          <w:rFonts w:ascii="Consolas" w:eastAsia="宋体" w:hAnsi="Consolas" w:cs="宋体"/>
          <w:color w:val="C3E88D"/>
          <w:sz w:val="21"/>
          <w:szCs w:val="21"/>
          <w:lang w:eastAsia="zh-CN"/>
        </w:rPr>
        <w:t>allocation page:</w:t>
      </w:r>
      <w:r w:rsidRPr="000431E2">
        <w:rPr>
          <w:rFonts w:ascii="Consolas" w:eastAsia="宋体" w:hAnsi="Consolas" w:cs="宋体"/>
          <w:color w:val="89DDFF"/>
          <w:sz w:val="21"/>
          <w:szCs w:val="21"/>
          <w:lang w:eastAsia="zh-CN"/>
        </w:rPr>
        <w:t>";</w:t>
      </w:r>
    </w:p>
    <w:p w14:paraId="5E43AA1C"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cin</w:t>
      </w:r>
      <w:proofErr w:type="spellEnd"/>
      <w:r w:rsidRPr="000431E2">
        <w:rPr>
          <w:rFonts w:ascii="Consolas" w:eastAsia="宋体" w:hAnsi="Consolas" w:cs="宋体"/>
          <w:color w:val="C792EA"/>
          <w:sz w:val="21"/>
          <w:szCs w:val="21"/>
          <w:lang w:eastAsia="zh-CN"/>
        </w:rPr>
        <w:t>&gt;&gt;</w:t>
      </w:r>
      <w:r w:rsidRPr="000431E2">
        <w:rPr>
          <w:rFonts w:ascii="Consolas" w:eastAsia="宋体" w:hAnsi="Consolas" w:cs="宋体"/>
          <w:color w:val="A6ACCD"/>
          <w:sz w:val="21"/>
          <w:szCs w:val="21"/>
          <w:lang w:eastAsia="zh-CN"/>
        </w:rPr>
        <w:t>ap</w:t>
      </w:r>
      <w:r w:rsidRPr="000431E2">
        <w:rPr>
          <w:rFonts w:ascii="Consolas" w:eastAsia="宋体" w:hAnsi="Consolas" w:cs="宋体"/>
          <w:color w:val="89DDFF"/>
          <w:sz w:val="21"/>
          <w:szCs w:val="21"/>
          <w:lang w:eastAsia="zh-CN"/>
        </w:rPr>
        <w:t>;</w:t>
      </w:r>
    </w:p>
    <w:p w14:paraId="64E1EBC1"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请输入</w:t>
      </w:r>
      <w:r w:rsidRPr="000431E2">
        <w:rPr>
          <w:rFonts w:ascii="Consolas" w:eastAsia="宋体" w:hAnsi="Consolas" w:cs="宋体"/>
          <w:color w:val="C3E88D"/>
          <w:sz w:val="21"/>
          <w:szCs w:val="21"/>
          <w:lang w:eastAsia="zh-CN"/>
        </w:rPr>
        <w:t>process page:</w:t>
      </w:r>
      <w:r w:rsidRPr="000431E2">
        <w:rPr>
          <w:rFonts w:ascii="Consolas" w:eastAsia="宋体" w:hAnsi="Consolas" w:cs="宋体"/>
          <w:color w:val="89DDFF"/>
          <w:sz w:val="21"/>
          <w:szCs w:val="21"/>
          <w:lang w:eastAsia="zh-CN"/>
        </w:rPr>
        <w:t>";</w:t>
      </w:r>
    </w:p>
    <w:p w14:paraId="4A1E476B"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cin</w:t>
      </w:r>
      <w:proofErr w:type="spellEnd"/>
      <w:r w:rsidRPr="000431E2">
        <w:rPr>
          <w:rFonts w:ascii="Consolas" w:eastAsia="宋体" w:hAnsi="Consolas" w:cs="宋体"/>
          <w:color w:val="C792EA"/>
          <w:sz w:val="21"/>
          <w:szCs w:val="21"/>
          <w:lang w:eastAsia="zh-CN"/>
        </w:rPr>
        <w:t>&gt;&gt;</w:t>
      </w:r>
      <w:r w:rsidRPr="000431E2">
        <w:rPr>
          <w:rFonts w:ascii="Consolas" w:eastAsia="宋体" w:hAnsi="Consolas" w:cs="宋体"/>
          <w:color w:val="A6ACCD"/>
          <w:sz w:val="21"/>
          <w:szCs w:val="21"/>
          <w:lang w:eastAsia="zh-CN"/>
        </w:rPr>
        <w:t>pp</w:t>
      </w:r>
      <w:r w:rsidRPr="000431E2">
        <w:rPr>
          <w:rFonts w:ascii="Consolas" w:eastAsia="宋体" w:hAnsi="Consolas" w:cs="宋体"/>
          <w:color w:val="89DDFF"/>
          <w:sz w:val="21"/>
          <w:szCs w:val="21"/>
          <w:lang w:eastAsia="zh-CN"/>
        </w:rPr>
        <w:t>;</w:t>
      </w:r>
    </w:p>
    <w:p w14:paraId="06A6BAD4"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请输入总的序列数</w:t>
      </w:r>
      <w:r w:rsidRPr="000431E2">
        <w:rPr>
          <w:rFonts w:ascii="Consolas" w:eastAsia="宋体" w:hAnsi="Consolas" w:cs="宋体"/>
          <w:color w:val="C3E88D"/>
          <w:sz w:val="21"/>
          <w:szCs w:val="21"/>
          <w:lang w:eastAsia="zh-CN"/>
        </w:rPr>
        <w:t>:</w:t>
      </w:r>
      <w:r w:rsidRPr="000431E2">
        <w:rPr>
          <w:rFonts w:ascii="Consolas" w:eastAsia="宋体" w:hAnsi="Consolas" w:cs="宋体"/>
          <w:color w:val="89DDFF"/>
          <w:sz w:val="21"/>
          <w:szCs w:val="21"/>
          <w:lang w:eastAsia="zh-CN"/>
        </w:rPr>
        <w:t>";</w:t>
      </w:r>
    </w:p>
    <w:p w14:paraId="4559FA28"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cin</w:t>
      </w:r>
      <w:proofErr w:type="spellEnd"/>
      <w:r w:rsidRPr="000431E2">
        <w:rPr>
          <w:rFonts w:ascii="Consolas" w:eastAsia="宋体" w:hAnsi="Consolas" w:cs="宋体"/>
          <w:color w:val="C792EA"/>
          <w:sz w:val="21"/>
          <w:szCs w:val="21"/>
          <w:lang w:eastAsia="zh-CN"/>
        </w:rPr>
        <w:t>&gt;&gt;</w:t>
      </w:r>
      <w:r w:rsidRPr="000431E2">
        <w:rPr>
          <w:rFonts w:ascii="Consolas" w:eastAsia="宋体" w:hAnsi="Consolas" w:cs="宋体"/>
          <w:color w:val="A6ACCD"/>
          <w:sz w:val="21"/>
          <w:szCs w:val="21"/>
          <w:lang w:eastAsia="zh-CN"/>
        </w:rPr>
        <w:t>total</w:t>
      </w:r>
      <w:r w:rsidRPr="000431E2">
        <w:rPr>
          <w:rFonts w:ascii="Consolas" w:eastAsia="宋体" w:hAnsi="Consolas" w:cs="宋体"/>
          <w:color w:val="89DDFF"/>
          <w:sz w:val="21"/>
          <w:szCs w:val="21"/>
          <w:lang w:eastAsia="zh-CN"/>
        </w:rPr>
        <w:t>;</w:t>
      </w:r>
    </w:p>
    <w:p w14:paraId="27DEB1A4"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请输入序列</w:t>
      </w:r>
      <w:r w:rsidRPr="000431E2">
        <w:rPr>
          <w:rFonts w:ascii="Consolas" w:eastAsia="宋体" w:hAnsi="Consolas" w:cs="宋体"/>
          <w:color w:val="C3E88D"/>
          <w:sz w:val="21"/>
          <w:szCs w:val="21"/>
          <w:lang w:eastAsia="zh-CN"/>
        </w:rPr>
        <w:t>:</w:t>
      </w:r>
      <w:r w:rsidRPr="000431E2">
        <w:rPr>
          <w:rFonts w:ascii="Consolas" w:eastAsia="宋体" w:hAnsi="Consolas" w:cs="宋体"/>
          <w:color w:val="89DDFF"/>
          <w:sz w:val="21"/>
          <w:szCs w:val="21"/>
          <w:lang w:eastAsia="zh-CN"/>
        </w:rPr>
        <w:t>";</w:t>
      </w:r>
    </w:p>
    <w:p w14:paraId="2551A3A4"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C792EA"/>
          <w:sz w:val="21"/>
          <w:szCs w:val="21"/>
          <w:lang w:eastAsia="zh-CN"/>
        </w:rPr>
        <w:t>int</w:t>
      </w:r>
      <w:r w:rsidRPr="000431E2">
        <w:rPr>
          <w:rFonts w:ascii="Consolas" w:eastAsia="宋体" w:hAnsi="Consolas" w:cs="宋体"/>
          <w:color w:val="A6ACCD"/>
          <w:sz w:val="21"/>
          <w:szCs w:val="21"/>
          <w:lang w:eastAsia="zh-CN"/>
        </w:rPr>
        <w:t xml:space="preserve"> main</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total</w:t>
      </w:r>
      <w:r w:rsidRPr="000431E2">
        <w:rPr>
          <w:rFonts w:ascii="Consolas" w:eastAsia="宋体" w:hAnsi="Consolas" w:cs="宋体"/>
          <w:color w:val="89DDFF"/>
          <w:sz w:val="21"/>
          <w:szCs w:val="21"/>
          <w:lang w:eastAsia="zh-CN"/>
        </w:rPr>
        <w:t>];</w:t>
      </w:r>
    </w:p>
    <w:p w14:paraId="47FF93DC"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gramStart"/>
      <w:r w:rsidRPr="000431E2">
        <w:rPr>
          <w:rFonts w:ascii="Consolas" w:eastAsia="宋体" w:hAnsi="Consolas" w:cs="宋体"/>
          <w:i/>
          <w:iCs/>
          <w:color w:val="89DDFF"/>
          <w:sz w:val="21"/>
          <w:szCs w:val="21"/>
          <w:lang w:eastAsia="zh-CN"/>
        </w:rPr>
        <w:t>for</w:t>
      </w:r>
      <w:r w:rsidRPr="000431E2">
        <w:rPr>
          <w:rFonts w:ascii="Consolas" w:eastAsia="宋体" w:hAnsi="Consolas" w:cs="宋体"/>
          <w:color w:val="89DDFF"/>
          <w:sz w:val="21"/>
          <w:szCs w:val="21"/>
          <w:lang w:eastAsia="zh-CN"/>
        </w:rPr>
        <w:t>(</w:t>
      </w:r>
      <w:proofErr w:type="gramEnd"/>
      <w:r w:rsidRPr="000431E2">
        <w:rPr>
          <w:rFonts w:ascii="Consolas" w:eastAsia="宋体" w:hAnsi="Consolas" w:cs="宋体"/>
          <w:color w:val="C792EA"/>
          <w:sz w:val="21"/>
          <w:szCs w:val="21"/>
          <w:lang w:eastAsia="zh-CN"/>
        </w:rPr>
        <w:t>int</w:t>
      </w: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i</w:t>
      </w:r>
      <w:proofErr w:type="spellEnd"/>
      <w:r w:rsidRPr="000431E2">
        <w:rPr>
          <w:rFonts w:ascii="Consolas" w:eastAsia="宋体" w:hAnsi="Consolas" w:cs="宋体"/>
          <w:color w:val="C792EA"/>
          <w:sz w:val="21"/>
          <w:szCs w:val="21"/>
          <w:lang w:eastAsia="zh-CN"/>
        </w:rPr>
        <w:t>=</w:t>
      </w:r>
      <w:r w:rsidRPr="000431E2">
        <w:rPr>
          <w:rFonts w:ascii="Consolas" w:eastAsia="宋体" w:hAnsi="Consolas" w:cs="宋体"/>
          <w:color w:val="F78C6C"/>
          <w:sz w:val="21"/>
          <w:szCs w:val="21"/>
          <w:lang w:eastAsia="zh-CN"/>
        </w:rPr>
        <w:t>0</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i</w:t>
      </w:r>
      <w:r w:rsidRPr="000431E2">
        <w:rPr>
          <w:rFonts w:ascii="Consolas" w:eastAsia="宋体" w:hAnsi="Consolas" w:cs="宋体"/>
          <w:color w:val="C792EA"/>
          <w:sz w:val="21"/>
          <w:szCs w:val="21"/>
          <w:lang w:eastAsia="zh-CN"/>
        </w:rPr>
        <w:t>&lt;</w:t>
      </w:r>
      <w:proofErr w:type="spellStart"/>
      <w:r w:rsidRPr="000431E2">
        <w:rPr>
          <w:rFonts w:ascii="Consolas" w:eastAsia="宋体" w:hAnsi="Consolas" w:cs="宋体"/>
          <w:color w:val="A6ACCD"/>
          <w:sz w:val="21"/>
          <w:szCs w:val="21"/>
          <w:lang w:eastAsia="zh-CN"/>
        </w:rPr>
        <w:t>total</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i</w:t>
      </w:r>
      <w:proofErr w:type="spellEnd"/>
      <w:r w:rsidRPr="000431E2">
        <w:rPr>
          <w:rFonts w:ascii="Consolas" w:eastAsia="宋体" w:hAnsi="Consolas" w:cs="宋体"/>
          <w:color w:val="C792EA"/>
          <w:sz w:val="21"/>
          <w:szCs w:val="21"/>
          <w:lang w:eastAsia="zh-CN"/>
        </w:rPr>
        <w:t>++</w:t>
      </w:r>
      <w:r w:rsidRPr="000431E2">
        <w:rPr>
          <w:rFonts w:ascii="Consolas" w:eastAsia="宋体" w:hAnsi="Consolas" w:cs="宋体"/>
          <w:color w:val="89DDFF"/>
          <w:sz w:val="21"/>
          <w:szCs w:val="21"/>
          <w:lang w:eastAsia="zh-CN"/>
        </w:rPr>
        <w:t>){</w:t>
      </w:r>
    </w:p>
    <w:p w14:paraId="32D82B20"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lastRenderedPageBreak/>
        <w:t xml:space="preserve">        </w:t>
      </w:r>
      <w:proofErr w:type="spellStart"/>
      <w:r w:rsidRPr="000431E2">
        <w:rPr>
          <w:rFonts w:ascii="Consolas" w:eastAsia="宋体" w:hAnsi="Consolas" w:cs="宋体"/>
          <w:color w:val="A6ACCD"/>
          <w:sz w:val="21"/>
          <w:szCs w:val="21"/>
          <w:lang w:eastAsia="zh-CN"/>
        </w:rPr>
        <w:t>cin</w:t>
      </w:r>
      <w:proofErr w:type="spellEnd"/>
      <w:r w:rsidRPr="000431E2">
        <w:rPr>
          <w:rFonts w:ascii="Consolas" w:eastAsia="宋体" w:hAnsi="Consolas" w:cs="宋体"/>
          <w:color w:val="C792EA"/>
          <w:sz w:val="21"/>
          <w:szCs w:val="21"/>
          <w:lang w:eastAsia="zh-CN"/>
        </w:rPr>
        <w:t>&gt;&gt;</w:t>
      </w:r>
      <w:r w:rsidRPr="000431E2">
        <w:rPr>
          <w:rFonts w:ascii="Consolas" w:eastAsia="宋体" w:hAnsi="Consolas" w:cs="宋体"/>
          <w:color w:val="F07178"/>
          <w:sz w:val="21"/>
          <w:szCs w:val="21"/>
          <w:lang w:eastAsia="zh-CN"/>
        </w:rPr>
        <w:t>main</w:t>
      </w:r>
      <w:r w:rsidRPr="000431E2">
        <w:rPr>
          <w:rFonts w:ascii="Consolas" w:eastAsia="宋体" w:hAnsi="Consolas" w:cs="宋体"/>
          <w:color w:val="89DDFF"/>
          <w:sz w:val="21"/>
          <w:szCs w:val="21"/>
          <w:lang w:eastAsia="zh-CN"/>
        </w:rPr>
        <w:t>[</w:t>
      </w:r>
      <w:proofErr w:type="spellStart"/>
      <w:r w:rsidRPr="000431E2">
        <w:rPr>
          <w:rFonts w:ascii="Consolas" w:eastAsia="宋体" w:hAnsi="Consolas" w:cs="宋体"/>
          <w:color w:val="A6ACCD"/>
          <w:sz w:val="21"/>
          <w:szCs w:val="21"/>
          <w:lang w:eastAsia="zh-CN"/>
        </w:rPr>
        <w:t>i</w:t>
      </w:r>
      <w:proofErr w:type="spellEnd"/>
      <w:r w:rsidRPr="000431E2">
        <w:rPr>
          <w:rFonts w:ascii="Consolas" w:eastAsia="宋体" w:hAnsi="Consolas" w:cs="宋体"/>
          <w:color w:val="89DDFF"/>
          <w:sz w:val="21"/>
          <w:szCs w:val="21"/>
          <w:lang w:eastAsia="zh-CN"/>
        </w:rPr>
        <w:t>];</w:t>
      </w:r>
    </w:p>
    <w:p w14:paraId="29FB3A0D"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89DDFF"/>
          <w:sz w:val="21"/>
          <w:szCs w:val="21"/>
          <w:lang w:eastAsia="zh-CN"/>
        </w:rPr>
        <w:t>}</w:t>
      </w:r>
    </w:p>
    <w:p w14:paraId="25EECCE1"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C792EA"/>
          <w:sz w:val="21"/>
          <w:szCs w:val="21"/>
          <w:lang w:eastAsia="zh-CN"/>
        </w:rPr>
        <w:t>int</w:t>
      </w:r>
      <w:r w:rsidRPr="000431E2">
        <w:rPr>
          <w:rFonts w:ascii="Consolas" w:eastAsia="宋体" w:hAnsi="Consolas" w:cs="宋体"/>
          <w:color w:val="A6ACCD"/>
          <w:sz w:val="21"/>
          <w:szCs w:val="21"/>
          <w:lang w:eastAsia="zh-CN"/>
        </w:rPr>
        <w:t xml:space="preserve"> diseffect1 </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 xml:space="preserve"> </w:t>
      </w:r>
      <w:proofErr w:type="gramStart"/>
      <w:r w:rsidRPr="000431E2">
        <w:rPr>
          <w:rFonts w:ascii="Consolas" w:eastAsia="宋体" w:hAnsi="Consolas" w:cs="宋体"/>
          <w:color w:val="82AAFF"/>
          <w:sz w:val="21"/>
          <w:szCs w:val="21"/>
          <w:lang w:eastAsia="zh-CN"/>
        </w:rPr>
        <w:t>FIFO</w:t>
      </w:r>
      <w:r w:rsidRPr="000431E2">
        <w:rPr>
          <w:rFonts w:ascii="Consolas" w:eastAsia="宋体" w:hAnsi="Consolas" w:cs="宋体"/>
          <w:color w:val="89DDFF"/>
          <w:sz w:val="21"/>
          <w:szCs w:val="21"/>
          <w:lang w:eastAsia="zh-CN"/>
        </w:rPr>
        <w:t>(</w:t>
      </w:r>
      <w:proofErr w:type="spellStart"/>
      <w:proofErr w:type="gramEnd"/>
      <w:r w:rsidRPr="000431E2">
        <w:rPr>
          <w:rFonts w:ascii="Consolas" w:eastAsia="宋体" w:hAnsi="Consolas" w:cs="宋体"/>
          <w:color w:val="A6ACCD"/>
          <w:sz w:val="21"/>
          <w:szCs w:val="21"/>
          <w:lang w:eastAsia="zh-CN"/>
        </w:rPr>
        <w:t>main</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ap</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pp</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total</w:t>
      </w:r>
      <w:proofErr w:type="spellEnd"/>
      <w:r w:rsidRPr="000431E2">
        <w:rPr>
          <w:rFonts w:ascii="Consolas" w:eastAsia="宋体" w:hAnsi="Consolas" w:cs="宋体"/>
          <w:color w:val="89DDFF"/>
          <w:sz w:val="21"/>
          <w:szCs w:val="21"/>
          <w:lang w:eastAsia="zh-CN"/>
        </w:rPr>
        <w:t>);</w:t>
      </w:r>
    </w:p>
    <w:p w14:paraId="5536AA81"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C792EA"/>
          <w:sz w:val="21"/>
          <w:szCs w:val="21"/>
          <w:lang w:eastAsia="zh-CN"/>
        </w:rPr>
        <w:t>int</w:t>
      </w:r>
      <w:r w:rsidRPr="000431E2">
        <w:rPr>
          <w:rFonts w:ascii="Consolas" w:eastAsia="宋体" w:hAnsi="Consolas" w:cs="宋体"/>
          <w:color w:val="A6ACCD"/>
          <w:sz w:val="21"/>
          <w:szCs w:val="21"/>
          <w:lang w:eastAsia="zh-CN"/>
        </w:rPr>
        <w:t xml:space="preserve"> diseffect2 </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 xml:space="preserve"> </w:t>
      </w:r>
      <w:proofErr w:type="gramStart"/>
      <w:r w:rsidRPr="000431E2">
        <w:rPr>
          <w:rFonts w:ascii="Consolas" w:eastAsia="宋体" w:hAnsi="Consolas" w:cs="宋体"/>
          <w:color w:val="82AAFF"/>
          <w:sz w:val="21"/>
          <w:szCs w:val="21"/>
          <w:lang w:eastAsia="zh-CN"/>
        </w:rPr>
        <w:t>LRU</w:t>
      </w:r>
      <w:r w:rsidRPr="000431E2">
        <w:rPr>
          <w:rFonts w:ascii="Consolas" w:eastAsia="宋体" w:hAnsi="Consolas" w:cs="宋体"/>
          <w:color w:val="89DDFF"/>
          <w:sz w:val="21"/>
          <w:szCs w:val="21"/>
          <w:lang w:eastAsia="zh-CN"/>
        </w:rPr>
        <w:t>(</w:t>
      </w:r>
      <w:proofErr w:type="spellStart"/>
      <w:proofErr w:type="gramEnd"/>
      <w:r w:rsidRPr="000431E2">
        <w:rPr>
          <w:rFonts w:ascii="Consolas" w:eastAsia="宋体" w:hAnsi="Consolas" w:cs="宋体"/>
          <w:color w:val="A6ACCD"/>
          <w:sz w:val="21"/>
          <w:szCs w:val="21"/>
          <w:lang w:eastAsia="zh-CN"/>
        </w:rPr>
        <w:t>main</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ap</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pp</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total</w:t>
      </w:r>
      <w:proofErr w:type="spellEnd"/>
      <w:r w:rsidRPr="000431E2">
        <w:rPr>
          <w:rFonts w:ascii="Consolas" w:eastAsia="宋体" w:hAnsi="Consolas" w:cs="宋体"/>
          <w:color w:val="89DDFF"/>
          <w:sz w:val="21"/>
          <w:szCs w:val="21"/>
          <w:lang w:eastAsia="zh-CN"/>
        </w:rPr>
        <w:t>);</w:t>
      </w:r>
    </w:p>
    <w:p w14:paraId="2D37FDBE"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C792EA"/>
          <w:sz w:val="21"/>
          <w:szCs w:val="21"/>
          <w:lang w:eastAsia="zh-CN"/>
        </w:rPr>
        <w:t>float</w:t>
      </w:r>
      <w:r w:rsidRPr="000431E2">
        <w:rPr>
          <w:rFonts w:ascii="Consolas" w:eastAsia="宋体" w:hAnsi="Consolas" w:cs="宋体"/>
          <w:color w:val="A6ACCD"/>
          <w:sz w:val="21"/>
          <w:szCs w:val="21"/>
          <w:lang w:eastAsia="zh-CN"/>
        </w:rPr>
        <w:t xml:space="preserve"> minzhong</w:t>
      </w:r>
      <w:proofErr w:type="gramStart"/>
      <w:r w:rsidRPr="000431E2">
        <w:rPr>
          <w:rFonts w:ascii="Consolas" w:eastAsia="宋体" w:hAnsi="Consolas" w:cs="宋体"/>
          <w:color w:val="A6ACCD"/>
          <w:sz w:val="21"/>
          <w:szCs w:val="21"/>
          <w:lang w:eastAsia="zh-CN"/>
        </w:rPr>
        <w:t>1</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minzhong</w:t>
      </w:r>
      <w:proofErr w:type="gramEnd"/>
      <w:r w:rsidRPr="000431E2">
        <w:rPr>
          <w:rFonts w:ascii="Consolas" w:eastAsia="宋体" w:hAnsi="Consolas" w:cs="宋体"/>
          <w:color w:val="A6ACCD"/>
          <w:sz w:val="21"/>
          <w:szCs w:val="21"/>
          <w:lang w:eastAsia="zh-CN"/>
        </w:rPr>
        <w:t>2</w:t>
      </w:r>
      <w:r w:rsidRPr="000431E2">
        <w:rPr>
          <w:rFonts w:ascii="Consolas" w:eastAsia="宋体" w:hAnsi="Consolas" w:cs="宋体"/>
          <w:color w:val="89DDFF"/>
          <w:sz w:val="21"/>
          <w:szCs w:val="21"/>
          <w:lang w:eastAsia="zh-CN"/>
        </w:rPr>
        <w:t>;</w:t>
      </w:r>
    </w:p>
    <w:p w14:paraId="580E248F"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minzhong1 </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89DDFF"/>
          <w:sz w:val="21"/>
          <w:szCs w:val="21"/>
          <w:lang w:eastAsia="zh-CN"/>
        </w:rPr>
        <w:t>(</w:t>
      </w:r>
      <w:r w:rsidRPr="000431E2">
        <w:rPr>
          <w:rFonts w:ascii="Consolas" w:eastAsia="宋体" w:hAnsi="Consolas" w:cs="宋体"/>
          <w:color w:val="F78C6C"/>
          <w:sz w:val="21"/>
          <w:szCs w:val="21"/>
          <w:lang w:eastAsia="zh-CN"/>
        </w:rPr>
        <w:t>1.00</w:t>
      </w:r>
      <w:r w:rsidRPr="000431E2">
        <w:rPr>
          <w:rFonts w:ascii="Consolas" w:eastAsia="宋体" w:hAnsi="Consolas" w:cs="宋体"/>
          <w:color w:val="C792EA"/>
          <w:sz w:val="21"/>
          <w:szCs w:val="21"/>
          <w:lang w:eastAsia="zh-CN"/>
        </w:rPr>
        <w:t>-</w:t>
      </w:r>
      <w:r w:rsidRPr="000431E2">
        <w:rPr>
          <w:rFonts w:ascii="Consolas" w:eastAsia="宋体" w:hAnsi="Consolas" w:cs="宋体"/>
          <w:color w:val="89DDFF"/>
          <w:sz w:val="21"/>
          <w:szCs w:val="21"/>
          <w:lang w:eastAsia="zh-CN"/>
        </w:rPr>
        <w:t>(</w:t>
      </w:r>
      <w:r w:rsidRPr="000431E2">
        <w:rPr>
          <w:rFonts w:ascii="Consolas" w:eastAsia="宋体" w:hAnsi="Consolas" w:cs="宋体"/>
          <w:color w:val="F78C6C"/>
          <w:sz w:val="21"/>
          <w:szCs w:val="21"/>
          <w:lang w:eastAsia="zh-CN"/>
        </w:rPr>
        <w:t>1.00</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diseffect1</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total</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w:t>
      </w:r>
      <w:r w:rsidRPr="000431E2">
        <w:rPr>
          <w:rFonts w:ascii="Consolas" w:eastAsia="宋体" w:hAnsi="Consolas" w:cs="宋体"/>
          <w:color w:val="F78C6C"/>
          <w:sz w:val="21"/>
          <w:szCs w:val="21"/>
          <w:lang w:eastAsia="zh-CN"/>
        </w:rPr>
        <w:t>100</w:t>
      </w:r>
      <w:r w:rsidRPr="000431E2">
        <w:rPr>
          <w:rFonts w:ascii="Consolas" w:eastAsia="宋体" w:hAnsi="Consolas" w:cs="宋体"/>
          <w:color w:val="89DDFF"/>
          <w:sz w:val="21"/>
          <w:szCs w:val="21"/>
          <w:lang w:eastAsia="zh-CN"/>
        </w:rPr>
        <w:t>;</w:t>
      </w:r>
      <w:r w:rsidRPr="000431E2">
        <w:rPr>
          <w:rFonts w:ascii="Consolas" w:eastAsia="宋体" w:hAnsi="Consolas" w:cs="宋体"/>
          <w:i/>
          <w:iCs/>
          <w:color w:val="676E95"/>
          <w:sz w:val="21"/>
          <w:szCs w:val="21"/>
          <w:lang w:eastAsia="zh-CN"/>
        </w:rPr>
        <w:t xml:space="preserve">               //</w:t>
      </w:r>
      <w:r w:rsidRPr="000431E2">
        <w:rPr>
          <w:rFonts w:ascii="Consolas" w:eastAsia="宋体" w:hAnsi="Consolas" w:cs="宋体"/>
          <w:i/>
          <w:iCs/>
          <w:color w:val="676E95"/>
          <w:sz w:val="21"/>
          <w:szCs w:val="21"/>
          <w:lang w:eastAsia="zh-CN"/>
        </w:rPr>
        <w:t>计算命中率</w:t>
      </w:r>
    </w:p>
    <w:p w14:paraId="319D672E"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minzhong2 </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89DDFF"/>
          <w:sz w:val="21"/>
          <w:szCs w:val="21"/>
          <w:lang w:eastAsia="zh-CN"/>
        </w:rPr>
        <w:t>(</w:t>
      </w:r>
      <w:r w:rsidRPr="000431E2">
        <w:rPr>
          <w:rFonts w:ascii="Consolas" w:eastAsia="宋体" w:hAnsi="Consolas" w:cs="宋体"/>
          <w:color w:val="F78C6C"/>
          <w:sz w:val="21"/>
          <w:szCs w:val="21"/>
          <w:lang w:eastAsia="zh-CN"/>
        </w:rPr>
        <w:t>1.00</w:t>
      </w:r>
      <w:r w:rsidRPr="000431E2">
        <w:rPr>
          <w:rFonts w:ascii="Consolas" w:eastAsia="宋体" w:hAnsi="Consolas" w:cs="宋体"/>
          <w:color w:val="C792EA"/>
          <w:sz w:val="21"/>
          <w:szCs w:val="21"/>
          <w:lang w:eastAsia="zh-CN"/>
        </w:rPr>
        <w:t>-</w:t>
      </w:r>
      <w:r w:rsidRPr="000431E2">
        <w:rPr>
          <w:rFonts w:ascii="Consolas" w:eastAsia="宋体" w:hAnsi="Consolas" w:cs="宋体"/>
          <w:color w:val="89DDFF"/>
          <w:sz w:val="21"/>
          <w:szCs w:val="21"/>
          <w:lang w:eastAsia="zh-CN"/>
        </w:rPr>
        <w:t>(</w:t>
      </w:r>
      <w:r w:rsidRPr="000431E2">
        <w:rPr>
          <w:rFonts w:ascii="Consolas" w:eastAsia="宋体" w:hAnsi="Consolas" w:cs="宋体"/>
          <w:color w:val="F78C6C"/>
          <w:sz w:val="21"/>
          <w:szCs w:val="21"/>
          <w:lang w:eastAsia="zh-CN"/>
        </w:rPr>
        <w:t>1.00</w:t>
      </w:r>
      <w:r w:rsidRPr="000431E2">
        <w:rPr>
          <w:rFonts w:ascii="Consolas" w:eastAsia="宋体" w:hAnsi="Consolas" w:cs="宋体"/>
          <w:color w:val="C792EA"/>
          <w:sz w:val="21"/>
          <w:szCs w:val="21"/>
          <w:lang w:eastAsia="zh-CN"/>
        </w:rPr>
        <w:t>*</w:t>
      </w:r>
      <w:r w:rsidRPr="000431E2">
        <w:rPr>
          <w:rFonts w:ascii="Consolas" w:eastAsia="宋体" w:hAnsi="Consolas" w:cs="宋体"/>
          <w:color w:val="A6ACCD"/>
          <w:sz w:val="21"/>
          <w:szCs w:val="21"/>
          <w:lang w:eastAsia="zh-CN"/>
        </w:rPr>
        <w:t>diseffect2</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w:t>
      </w:r>
      <w:proofErr w:type="gramStart"/>
      <w:r w:rsidRPr="000431E2">
        <w:rPr>
          <w:rFonts w:ascii="Consolas" w:eastAsia="宋体" w:hAnsi="Consolas" w:cs="宋体"/>
          <w:color w:val="A6ACCD"/>
          <w:sz w:val="21"/>
          <w:szCs w:val="21"/>
          <w:lang w:eastAsia="zh-CN"/>
        </w:rPr>
        <w:t>total</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w:t>
      </w:r>
      <w:proofErr w:type="gramEnd"/>
      <w:r w:rsidRPr="000431E2">
        <w:rPr>
          <w:rFonts w:ascii="Consolas" w:eastAsia="宋体" w:hAnsi="Consolas" w:cs="宋体"/>
          <w:color w:val="F78C6C"/>
          <w:sz w:val="21"/>
          <w:szCs w:val="21"/>
          <w:lang w:eastAsia="zh-CN"/>
        </w:rPr>
        <w:t>100</w:t>
      </w:r>
      <w:r w:rsidRPr="000431E2">
        <w:rPr>
          <w:rFonts w:ascii="Consolas" w:eastAsia="宋体" w:hAnsi="Consolas" w:cs="宋体"/>
          <w:color w:val="89DDFF"/>
          <w:sz w:val="21"/>
          <w:szCs w:val="21"/>
          <w:lang w:eastAsia="zh-CN"/>
        </w:rPr>
        <w:t>;</w:t>
      </w:r>
      <w:r w:rsidRPr="000431E2">
        <w:rPr>
          <w:rFonts w:ascii="Consolas" w:eastAsia="宋体" w:hAnsi="Consolas" w:cs="宋体"/>
          <w:color w:val="A6ACCD"/>
          <w:sz w:val="21"/>
          <w:szCs w:val="21"/>
          <w:lang w:eastAsia="zh-CN"/>
        </w:rPr>
        <w:t xml:space="preserve"> </w:t>
      </w:r>
    </w:p>
    <w:p w14:paraId="7E8C1265"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FIFO</w:t>
      </w:r>
      <w:r w:rsidRPr="000431E2">
        <w:rPr>
          <w:rFonts w:ascii="Consolas" w:eastAsia="宋体" w:hAnsi="Consolas" w:cs="宋体"/>
          <w:color w:val="C3E88D"/>
          <w:sz w:val="21"/>
          <w:szCs w:val="21"/>
          <w:lang w:eastAsia="zh-CN"/>
        </w:rPr>
        <w:t>命中率</w:t>
      </w:r>
      <w:r w:rsidRPr="000431E2">
        <w:rPr>
          <w:rFonts w:ascii="Consolas" w:eastAsia="宋体" w:hAnsi="Consolas" w:cs="宋体"/>
          <w:color w:val="C3E88D"/>
          <w:sz w:val="21"/>
          <w:szCs w:val="21"/>
          <w:lang w:eastAsia="zh-CN"/>
        </w:rPr>
        <w:t>:</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&lt;&lt;</w:t>
      </w:r>
      <w:r w:rsidRPr="000431E2">
        <w:rPr>
          <w:rFonts w:ascii="Consolas" w:eastAsia="宋体" w:hAnsi="Consolas" w:cs="宋体"/>
          <w:color w:val="A6ACCD"/>
          <w:sz w:val="21"/>
          <w:szCs w:val="21"/>
          <w:lang w:eastAsia="zh-CN"/>
        </w:rPr>
        <w:t>minzhong1</w:t>
      </w:r>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&lt;&lt;</w:t>
      </w:r>
      <w:proofErr w:type="spellStart"/>
      <w:r w:rsidRPr="000431E2">
        <w:rPr>
          <w:rFonts w:ascii="Consolas" w:eastAsia="宋体" w:hAnsi="Consolas" w:cs="宋体"/>
          <w:color w:val="A6ACCD"/>
          <w:sz w:val="21"/>
          <w:szCs w:val="21"/>
          <w:lang w:eastAsia="zh-CN"/>
        </w:rPr>
        <w:t>endl</w:t>
      </w:r>
      <w:proofErr w:type="spellEnd"/>
      <w:r w:rsidRPr="000431E2">
        <w:rPr>
          <w:rFonts w:ascii="Consolas" w:eastAsia="宋体" w:hAnsi="Consolas" w:cs="宋体"/>
          <w:color w:val="89DDFF"/>
          <w:sz w:val="21"/>
          <w:szCs w:val="21"/>
          <w:lang w:eastAsia="zh-CN"/>
        </w:rPr>
        <w:t>;</w:t>
      </w:r>
    </w:p>
    <w:p w14:paraId="5EAA9FDB"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proofErr w:type="spellStart"/>
      <w:r w:rsidRPr="000431E2">
        <w:rPr>
          <w:rFonts w:ascii="Consolas" w:eastAsia="宋体" w:hAnsi="Consolas" w:cs="宋体"/>
          <w:color w:val="A6ACCD"/>
          <w:sz w:val="21"/>
          <w:szCs w:val="21"/>
          <w:lang w:eastAsia="zh-CN"/>
        </w:rPr>
        <w:t>cout</w:t>
      </w:r>
      <w:proofErr w:type="spellEnd"/>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LRU</w:t>
      </w:r>
      <w:r w:rsidRPr="000431E2">
        <w:rPr>
          <w:rFonts w:ascii="Consolas" w:eastAsia="宋体" w:hAnsi="Consolas" w:cs="宋体"/>
          <w:color w:val="C3E88D"/>
          <w:sz w:val="21"/>
          <w:szCs w:val="21"/>
          <w:lang w:eastAsia="zh-CN"/>
        </w:rPr>
        <w:t>命中率</w:t>
      </w:r>
      <w:r w:rsidRPr="000431E2">
        <w:rPr>
          <w:rFonts w:ascii="Consolas" w:eastAsia="宋体" w:hAnsi="Consolas" w:cs="宋体"/>
          <w:color w:val="C3E88D"/>
          <w:sz w:val="21"/>
          <w:szCs w:val="21"/>
          <w:lang w:eastAsia="zh-CN"/>
        </w:rPr>
        <w:t>:</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&lt;&lt;</w:t>
      </w:r>
      <w:r w:rsidRPr="000431E2">
        <w:rPr>
          <w:rFonts w:ascii="Consolas" w:eastAsia="宋体" w:hAnsi="Consolas" w:cs="宋体"/>
          <w:color w:val="A6ACCD"/>
          <w:sz w:val="21"/>
          <w:szCs w:val="21"/>
          <w:lang w:eastAsia="zh-CN"/>
        </w:rPr>
        <w:t>minzhong2</w:t>
      </w:r>
      <w:r w:rsidRPr="000431E2">
        <w:rPr>
          <w:rFonts w:ascii="Consolas" w:eastAsia="宋体" w:hAnsi="Consolas" w:cs="宋体"/>
          <w:color w:val="C792EA"/>
          <w:sz w:val="21"/>
          <w:szCs w:val="21"/>
          <w:lang w:eastAsia="zh-CN"/>
        </w:rPr>
        <w:t>&lt;&lt;</w:t>
      </w:r>
      <w:r w:rsidRPr="000431E2">
        <w:rPr>
          <w:rFonts w:ascii="Consolas" w:eastAsia="宋体" w:hAnsi="Consolas" w:cs="宋体"/>
          <w:color w:val="89DDFF"/>
          <w:sz w:val="21"/>
          <w:szCs w:val="21"/>
          <w:lang w:eastAsia="zh-CN"/>
        </w:rPr>
        <w:t>"</w:t>
      </w:r>
      <w:r w:rsidRPr="000431E2">
        <w:rPr>
          <w:rFonts w:ascii="Consolas" w:eastAsia="宋体" w:hAnsi="Consolas" w:cs="宋体"/>
          <w:color w:val="C3E88D"/>
          <w:sz w:val="21"/>
          <w:szCs w:val="21"/>
          <w:lang w:eastAsia="zh-CN"/>
        </w:rPr>
        <w:t>%</w:t>
      </w:r>
      <w:r w:rsidRPr="000431E2">
        <w:rPr>
          <w:rFonts w:ascii="Consolas" w:eastAsia="宋体" w:hAnsi="Consolas" w:cs="宋体"/>
          <w:color w:val="89DDFF"/>
          <w:sz w:val="21"/>
          <w:szCs w:val="21"/>
          <w:lang w:eastAsia="zh-CN"/>
        </w:rPr>
        <w:t>"</w:t>
      </w:r>
      <w:r w:rsidRPr="000431E2">
        <w:rPr>
          <w:rFonts w:ascii="Consolas" w:eastAsia="宋体" w:hAnsi="Consolas" w:cs="宋体"/>
          <w:color w:val="C792EA"/>
          <w:sz w:val="21"/>
          <w:szCs w:val="21"/>
          <w:lang w:eastAsia="zh-CN"/>
        </w:rPr>
        <w:t>&lt;&lt;</w:t>
      </w:r>
      <w:proofErr w:type="spellStart"/>
      <w:r w:rsidRPr="000431E2">
        <w:rPr>
          <w:rFonts w:ascii="Consolas" w:eastAsia="宋体" w:hAnsi="Consolas" w:cs="宋体"/>
          <w:color w:val="A6ACCD"/>
          <w:sz w:val="21"/>
          <w:szCs w:val="21"/>
          <w:lang w:eastAsia="zh-CN"/>
        </w:rPr>
        <w:t>endl</w:t>
      </w:r>
      <w:proofErr w:type="spellEnd"/>
      <w:r w:rsidRPr="000431E2">
        <w:rPr>
          <w:rFonts w:ascii="Consolas" w:eastAsia="宋体" w:hAnsi="Consolas" w:cs="宋体"/>
          <w:color w:val="89DDFF"/>
          <w:sz w:val="21"/>
          <w:szCs w:val="21"/>
          <w:lang w:eastAsia="zh-CN"/>
        </w:rPr>
        <w:t>;</w:t>
      </w:r>
    </w:p>
    <w:p w14:paraId="52C37571" w14:textId="7777777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A6ACCD"/>
          <w:sz w:val="21"/>
          <w:szCs w:val="21"/>
          <w:lang w:eastAsia="zh-CN"/>
        </w:rPr>
        <w:t xml:space="preserve">    </w:t>
      </w:r>
      <w:r w:rsidRPr="000431E2">
        <w:rPr>
          <w:rFonts w:ascii="Consolas" w:eastAsia="宋体" w:hAnsi="Consolas" w:cs="宋体"/>
          <w:i/>
          <w:iCs/>
          <w:color w:val="89DDFF"/>
          <w:sz w:val="21"/>
          <w:szCs w:val="21"/>
          <w:lang w:eastAsia="zh-CN"/>
        </w:rPr>
        <w:t>return</w:t>
      </w:r>
      <w:r w:rsidRPr="000431E2">
        <w:rPr>
          <w:rFonts w:ascii="Consolas" w:eastAsia="宋体" w:hAnsi="Consolas" w:cs="宋体"/>
          <w:color w:val="A6ACCD"/>
          <w:sz w:val="21"/>
          <w:szCs w:val="21"/>
          <w:lang w:eastAsia="zh-CN"/>
        </w:rPr>
        <w:t xml:space="preserve"> </w:t>
      </w:r>
      <w:r w:rsidRPr="000431E2">
        <w:rPr>
          <w:rFonts w:ascii="Consolas" w:eastAsia="宋体" w:hAnsi="Consolas" w:cs="宋体"/>
          <w:color w:val="F78C6C"/>
          <w:sz w:val="21"/>
          <w:szCs w:val="21"/>
          <w:lang w:eastAsia="zh-CN"/>
        </w:rPr>
        <w:t>0</w:t>
      </w:r>
      <w:r w:rsidRPr="000431E2">
        <w:rPr>
          <w:rFonts w:ascii="Consolas" w:eastAsia="宋体" w:hAnsi="Consolas" w:cs="宋体"/>
          <w:color w:val="89DDFF"/>
          <w:sz w:val="21"/>
          <w:szCs w:val="21"/>
          <w:lang w:eastAsia="zh-CN"/>
        </w:rPr>
        <w:t>;</w:t>
      </w:r>
    </w:p>
    <w:p w14:paraId="71E746CD" w14:textId="63957237" w:rsidR="000431E2" w:rsidRPr="000431E2" w:rsidRDefault="000431E2" w:rsidP="003A5B7F">
      <w:pPr>
        <w:widowControl/>
        <w:shd w:val="clear" w:color="auto" w:fill="292D3E"/>
        <w:spacing w:after="0" w:line="360" w:lineRule="auto"/>
        <w:rPr>
          <w:rFonts w:ascii="Consolas" w:eastAsia="宋体" w:hAnsi="Consolas" w:cs="宋体"/>
          <w:color w:val="A6ACCD"/>
          <w:sz w:val="21"/>
          <w:szCs w:val="21"/>
          <w:lang w:eastAsia="zh-CN"/>
        </w:rPr>
      </w:pPr>
      <w:r w:rsidRPr="000431E2">
        <w:rPr>
          <w:rFonts w:ascii="Consolas" w:eastAsia="宋体" w:hAnsi="Consolas" w:cs="宋体"/>
          <w:color w:val="89DDFF"/>
          <w:sz w:val="21"/>
          <w:szCs w:val="21"/>
          <w:lang w:eastAsia="zh-CN"/>
        </w:rPr>
        <w:t>}</w:t>
      </w:r>
    </w:p>
    <w:p w14:paraId="2209B5A1" w14:textId="77777777"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输出结果为：</w:t>
      </w:r>
    </w:p>
    <w:p w14:paraId="79EF3BBC" w14:textId="5BFB0FD2" w:rsidR="00981C44" w:rsidRDefault="000431E2" w:rsidP="003A5B7F">
      <w:pPr>
        <w:pStyle w:val="a7"/>
        <w:spacing w:line="360" w:lineRule="auto"/>
      </w:pPr>
      <w:r>
        <w:rPr>
          <w:noProof/>
        </w:rPr>
        <w:drawing>
          <wp:inline distT="0" distB="0" distL="0" distR="0" wp14:anchorId="499AE439" wp14:editId="56323EFD">
            <wp:extent cx="5581650" cy="11055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1105535"/>
                    </a:xfrm>
                    <a:prstGeom prst="rect">
                      <a:avLst/>
                    </a:prstGeom>
                    <a:noFill/>
                    <a:ln>
                      <a:noFill/>
                    </a:ln>
                  </pic:spPr>
                </pic:pic>
              </a:graphicData>
            </a:graphic>
          </wp:inline>
        </w:drawing>
      </w:r>
    </w:p>
    <w:p w14:paraId="0AC2FC3F" w14:textId="77777777" w:rsidR="00981C44" w:rsidRPr="002D5D48" w:rsidRDefault="00981C44"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结果较好，对两个函数封装较完整。</w:t>
      </w:r>
    </w:p>
    <w:p w14:paraId="0A9722FC" w14:textId="6325C3AF" w:rsidR="000431E2" w:rsidRPr="000431E2" w:rsidRDefault="00E33D54" w:rsidP="003A5B7F">
      <w:pPr>
        <w:pStyle w:val="4"/>
        <w:spacing w:line="360" w:lineRule="auto"/>
        <w:rPr>
          <w:b w:val="0"/>
          <w:bCs w:val="0"/>
          <w:sz w:val="30"/>
          <w:szCs w:val="30"/>
          <w:lang w:eastAsia="zh-CN"/>
        </w:rPr>
      </w:pPr>
      <w:bookmarkStart w:id="38" w:name="_Toc121399441"/>
      <w:r>
        <w:rPr>
          <w:b w:val="0"/>
          <w:bCs w:val="0"/>
          <w:sz w:val="30"/>
          <w:szCs w:val="30"/>
          <w:lang w:eastAsia="zh-CN"/>
        </w:rPr>
        <w:t>2</w:t>
      </w:r>
      <w:r w:rsidRPr="003F0433">
        <w:rPr>
          <w:b w:val="0"/>
          <w:bCs w:val="0"/>
          <w:sz w:val="30"/>
          <w:szCs w:val="30"/>
          <w:lang w:eastAsia="zh-CN"/>
        </w:rPr>
        <w:t xml:space="preserve">.5 </w:t>
      </w:r>
      <w:r w:rsidRPr="003F0433">
        <w:rPr>
          <w:rFonts w:hint="eastAsia"/>
          <w:b w:val="0"/>
          <w:bCs w:val="0"/>
          <w:sz w:val="30"/>
          <w:szCs w:val="30"/>
          <w:lang w:eastAsia="zh-CN"/>
        </w:rPr>
        <w:t>测试数据设计</w:t>
      </w:r>
      <w:bookmarkEnd w:id="38"/>
    </w:p>
    <w:p w14:paraId="7E5B780B" w14:textId="16193CA1" w:rsidR="000431E2" w:rsidRPr="002D5D48" w:rsidRDefault="000431E2"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观察</w:t>
      </w:r>
      <w:proofErr w:type="spellStart"/>
      <w:r w:rsidRPr="002D5D48">
        <w:rPr>
          <w:rFonts w:asciiTheme="minorEastAsia" w:eastAsiaTheme="minorEastAsia" w:hAnsiTheme="minorEastAsia" w:cstheme="minorBidi" w:hint="eastAsia"/>
          <w:sz w:val="21"/>
          <w:szCs w:val="21"/>
        </w:rPr>
        <w:t>Bleady</w:t>
      </w:r>
      <w:proofErr w:type="spellEnd"/>
      <w:r w:rsidRPr="002D5D48">
        <w:rPr>
          <w:rFonts w:asciiTheme="minorEastAsia" w:eastAsiaTheme="minorEastAsia" w:hAnsiTheme="minorEastAsia" w:cstheme="minorBidi" w:hint="eastAsia"/>
          <w:sz w:val="21"/>
          <w:szCs w:val="21"/>
        </w:rPr>
        <w:t>现象时，从</w:t>
      </w:r>
      <w:proofErr w:type="spellStart"/>
      <w:r w:rsidRPr="002D5D48">
        <w:rPr>
          <w:rFonts w:asciiTheme="minorEastAsia" w:eastAsiaTheme="minorEastAsia" w:hAnsiTheme="minorEastAsia" w:cstheme="minorBidi" w:hint="eastAsia"/>
          <w:sz w:val="21"/>
          <w:szCs w:val="21"/>
        </w:rPr>
        <w:t>csdn</w:t>
      </w:r>
      <w:proofErr w:type="spellEnd"/>
      <w:r w:rsidRPr="002D5D48">
        <w:rPr>
          <w:rFonts w:asciiTheme="minorEastAsia" w:eastAsiaTheme="minorEastAsia" w:hAnsiTheme="minorEastAsia" w:cstheme="minorBidi" w:hint="eastAsia"/>
          <w:sz w:val="21"/>
          <w:szCs w:val="21"/>
        </w:rPr>
        <w:t>中查找到</w:t>
      </w:r>
      <w:proofErr w:type="gramStart"/>
      <w:r w:rsidRPr="002D5D48">
        <w:rPr>
          <w:rFonts w:asciiTheme="minorEastAsia" w:eastAsiaTheme="minorEastAsia" w:hAnsiTheme="minorEastAsia" w:cstheme="minorBidi" w:hint="eastAsia"/>
          <w:sz w:val="21"/>
          <w:szCs w:val="21"/>
        </w:rPr>
        <w:t>特定能</w:t>
      </w:r>
      <w:proofErr w:type="gramEnd"/>
      <w:r w:rsidRPr="002D5D48">
        <w:rPr>
          <w:rFonts w:asciiTheme="minorEastAsia" w:eastAsiaTheme="minorEastAsia" w:hAnsiTheme="minorEastAsia" w:cstheme="minorBidi" w:hint="eastAsia"/>
          <w:sz w:val="21"/>
          <w:szCs w:val="21"/>
        </w:rPr>
        <w:t>观察到</w:t>
      </w:r>
      <w:proofErr w:type="spellStart"/>
      <w:r w:rsidRPr="002D5D48">
        <w:rPr>
          <w:rFonts w:asciiTheme="minorEastAsia" w:eastAsiaTheme="minorEastAsia" w:hAnsiTheme="minorEastAsia" w:cstheme="minorBidi" w:hint="eastAsia"/>
          <w:sz w:val="21"/>
          <w:szCs w:val="21"/>
        </w:rPr>
        <w:t>bleady</w:t>
      </w:r>
      <w:proofErr w:type="spellEnd"/>
      <w:r w:rsidRPr="002D5D48">
        <w:rPr>
          <w:rFonts w:asciiTheme="minorEastAsia" w:eastAsiaTheme="minorEastAsia" w:hAnsiTheme="minorEastAsia" w:cstheme="minorBidi" w:hint="eastAsia"/>
          <w:sz w:val="21"/>
          <w:szCs w:val="21"/>
        </w:rPr>
        <w:t>现象的序列，因为光从随机函数生成序列观察</w:t>
      </w:r>
      <w:proofErr w:type="spellStart"/>
      <w:r w:rsidRPr="002D5D48">
        <w:rPr>
          <w:rFonts w:asciiTheme="minorEastAsia" w:eastAsiaTheme="minorEastAsia" w:hAnsiTheme="minorEastAsia" w:cstheme="minorBidi" w:hint="eastAsia"/>
          <w:sz w:val="21"/>
          <w:szCs w:val="21"/>
        </w:rPr>
        <w:t>bleady</w:t>
      </w:r>
      <w:proofErr w:type="spellEnd"/>
      <w:r w:rsidRPr="002D5D48">
        <w:rPr>
          <w:rFonts w:asciiTheme="minorEastAsia" w:eastAsiaTheme="minorEastAsia" w:hAnsiTheme="minorEastAsia" w:cstheme="minorBidi" w:hint="eastAsia"/>
          <w:sz w:val="21"/>
          <w:szCs w:val="21"/>
        </w:rPr>
        <w:t>现象十分困难</w:t>
      </w:r>
    </w:p>
    <w:p w14:paraId="10059767" w14:textId="61379F10" w:rsidR="00E33D54" w:rsidRDefault="00E33D54" w:rsidP="003A5B7F">
      <w:pPr>
        <w:pStyle w:val="4"/>
        <w:spacing w:line="360" w:lineRule="auto"/>
        <w:rPr>
          <w:b w:val="0"/>
          <w:bCs w:val="0"/>
          <w:sz w:val="30"/>
          <w:szCs w:val="30"/>
          <w:lang w:eastAsia="zh-CN"/>
        </w:rPr>
      </w:pPr>
      <w:bookmarkStart w:id="39" w:name="_Toc121399442"/>
      <w:r>
        <w:rPr>
          <w:b w:val="0"/>
          <w:bCs w:val="0"/>
          <w:sz w:val="30"/>
          <w:szCs w:val="30"/>
          <w:lang w:eastAsia="zh-CN"/>
        </w:rPr>
        <w:t>2</w:t>
      </w:r>
      <w:r w:rsidRPr="003F0433">
        <w:rPr>
          <w:b w:val="0"/>
          <w:bCs w:val="0"/>
          <w:sz w:val="30"/>
          <w:szCs w:val="30"/>
          <w:lang w:eastAsia="zh-CN"/>
        </w:rPr>
        <w:t xml:space="preserve">.6 </w:t>
      </w:r>
      <w:r w:rsidRPr="003F0433">
        <w:rPr>
          <w:rFonts w:hint="eastAsia"/>
          <w:b w:val="0"/>
          <w:bCs w:val="0"/>
          <w:sz w:val="30"/>
          <w:szCs w:val="30"/>
          <w:lang w:eastAsia="zh-CN"/>
        </w:rPr>
        <w:t>程序运行初值及运行结果分析</w:t>
      </w:r>
      <w:bookmarkEnd w:id="39"/>
    </w:p>
    <w:p w14:paraId="2DDE19F5" w14:textId="13AC6EFC" w:rsidR="000431E2" w:rsidRPr="002D5D48" w:rsidRDefault="000431E2"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运行与结果分析为了便于理解，均附于</w:t>
      </w:r>
      <w:r w:rsidRPr="002D5D48">
        <w:rPr>
          <w:rFonts w:asciiTheme="minorEastAsia" w:eastAsiaTheme="minorEastAsia" w:hAnsiTheme="minorEastAsia" w:cstheme="minorBidi"/>
          <w:sz w:val="21"/>
          <w:szCs w:val="21"/>
        </w:rPr>
        <w:t>2.4</w:t>
      </w:r>
      <w:r w:rsidRPr="002D5D48">
        <w:rPr>
          <w:rFonts w:asciiTheme="minorEastAsia" w:eastAsiaTheme="minorEastAsia" w:hAnsiTheme="minorEastAsia" w:cstheme="minorBidi" w:hint="eastAsia"/>
          <w:sz w:val="21"/>
          <w:szCs w:val="21"/>
        </w:rPr>
        <w:t>中</w:t>
      </w:r>
    </w:p>
    <w:p w14:paraId="74A95B99" w14:textId="2DD107B5" w:rsidR="00E33D54" w:rsidRDefault="00E33D54" w:rsidP="003A5B7F">
      <w:pPr>
        <w:pStyle w:val="4"/>
        <w:spacing w:line="360" w:lineRule="auto"/>
        <w:rPr>
          <w:b w:val="0"/>
          <w:bCs w:val="0"/>
          <w:sz w:val="30"/>
          <w:szCs w:val="30"/>
          <w:lang w:eastAsia="zh-CN"/>
        </w:rPr>
      </w:pPr>
      <w:bookmarkStart w:id="40" w:name="_Toc121399443"/>
      <w:r>
        <w:rPr>
          <w:b w:val="0"/>
          <w:bCs w:val="0"/>
          <w:sz w:val="30"/>
          <w:szCs w:val="30"/>
          <w:lang w:eastAsia="zh-CN"/>
        </w:rPr>
        <w:t>2</w:t>
      </w:r>
      <w:r w:rsidRPr="003F0433">
        <w:rPr>
          <w:b w:val="0"/>
          <w:bCs w:val="0"/>
          <w:sz w:val="30"/>
          <w:szCs w:val="30"/>
          <w:lang w:eastAsia="zh-CN"/>
        </w:rPr>
        <w:t>.</w:t>
      </w:r>
      <w:r>
        <w:rPr>
          <w:b w:val="0"/>
          <w:bCs w:val="0"/>
          <w:sz w:val="30"/>
          <w:szCs w:val="30"/>
          <w:lang w:eastAsia="zh-CN"/>
        </w:rPr>
        <w:t>7</w:t>
      </w:r>
      <w:r w:rsidRPr="003F0433">
        <w:rPr>
          <w:b w:val="0"/>
          <w:bCs w:val="0"/>
          <w:sz w:val="30"/>
          <w:szCs w:val="30"/>
          <w:lang w:eastAsia="zh-CN"/>
        </w:rPr>
        <w:t xml:space="preserve"> </w:t>
      </w:r>
      <w:r>
        <w:rPr>
          <w:rFonts w:hint="eastAsia"/>
          <w:b w:val="0"/>
          <w:bCs w:val="0"/>
          <w:sz w:val="30"/>
          <w:szCs w:val="30"/>
          <w:lang w:eastAsia="zh-CN"/>
        </w:rPr>
        <w:t>页面置换算法复杂度分析</w:t>
      </w:r>
      <w:bookmarkEnd w:id="40"/>
    </w:p>
    <w:p w14:paraId="472179A7" w14:textId="141ACDD7" w:rsidR="00A8435B" w:rsidRPr="002D5D48" w:rsidRDefault="00A8435B"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通过对代码分析可知</w:t>
      </w:r>
    </w:p>
    <w:p w14:paraId="023EAF29" w14:textId="718E47F7" w:rsidR="00EE3F42" w:rsidRPr="002D5D48" w:rsidRDefault="00A8435B"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lastRenderedPageBreak/>
        <w:t>F</w:t>
      </w:r>
      <w:r w:rsidRPr="002D5D48">
        <w:rPr>
          <w:rFonts w:asciiTheme="minorEastAsia" w:eastAsiaTheme="minorEastAsia" w:hAnsiTheme="minorEastAsia" w:cstheme="minorBidi"/>
          <w:sz w:val="21"/>
          <w:szCs w:val="21"/>
        </w:rPr>
        <w:t>IFO</w:t>
      </w:r>
      <w:r w:rsidR="00EE3F42" w:rsidRPr="002D5D48">
        <w:rPr>
          <w:rFonts w:asciiTheme="minorEastAsia" w:eastAsiaTheme="minorEastAsia" w:hAnsiTheme="minorEastAsia" w:cstheme="minorBidi"/>
          <w:sz w:val="21"/>
          <w:szCs w:val="21"/>
        </w:rPr>
        <w:t xml:space="preserve"> </w:t>
      </w:r>
      <w:r w:rsidRPr="002D5D48">
        <w:rPr>
          <w:rFonts w:asciiTheme="minorEastAsia" w:eastAsiaTheme="minorEastAsia" w:hAnsiTheme="minorEastAsia" w:cstheme="minorBidi" w:hint="eastAsia"/>
          <w:sz w:val="21"/>
          <w:szCs w:val="21"/>
        </w:rPr>
        <w:t>中时间主要用于遍历整个随机序列total，而且对于每个序列需要遍历</w:t>
      </w:r>
      <w:r w:rsidR="00FB336B" w:rsidRPr="002D5D48">
        <w:rPr>
          <w:rFonts w:asciiTheme="minorEastAsia" w:eastAsiaTheme="minorEastAsia" w:hAnsiTheme="minorEastAsia" w:cstheme="minorBidi" w:hint="eastAsia"/>
          <w:sz w:val="21"/>
          <w:szCs w:val="21"/>
        </w:rPr>
        <w:t>已分配内存页</w:t>
      </w:r>
      <w:r w:rsidRPr="002D5D48">
        <w:rPr>
          <w:rFonts w:asciiTheme="minorEastAsia" w:eastAsiaTheme="minorEastAsia" w:hAnsiTheme="minorEastAsia" w:cstheme="minorBidi" w:hint="eastAsia"/>
          <w:sz w:val="21"/>
          <w:szCs w:val="21"/>
        </w:rPr>
        <w:t>，</w:t>
      </w:r>
      <w:r w:rsidR="00FB336B" w:rsidRPr="002D5D48">
        <w:rPr>
          <w:rFonts w:asciiTheme="minorEastAsia" w:eastAsiaTheme="minorEastAsia" w:hAnsiTheme="minorEastAsia" w:cstheme="minorBidi" w:hint="eastAsia"/>
          <w:sz w:val="21"/>
          <w:szCs w:val="21"/>
        </w:rPr>
        <w:t>最坏情况为</w:t>
      </w:r>
      <w:r w:rsidR="00FB336B" w:rsidRPr="002D5D48">
        <w:rPr>
          <w:rFonts w:asciiTheme="minorEastAsia" w:eastAsiaTheme="minorEastAsia" w:hAnsiTheme="minorEastAsia" w:cstheme="minorBidi"/>
          <w:sz w:val="21"/>
          <w:szCs w:val="21"/>
        </w:rPr>
        <w:t xml:space="preserve">ap, </w:t>
      </w:r>
      <w:r w:rsidR="00FB336B" w:rsidRPr="002D5D48">
        <w:rPr>
          <w:rFonts w:asciiTheme="minorEastAsia" w:eastAsiaTheme="minorEastAsia" w:hAnsiTheme="minorEastAsia" w:cstheme="minorBidi" w:hint="eastAsia"/>
          <w:sz w:val="21"/>
          <w:szCs w:val="21"/>
        </w:rPr>
        <w:t>故最坏</w:t>
      </w:r>
      <w:r w:rsidRPr="002D5D48">
        <w:rPr>
          <w:rFonts w:asciiTheme="minorEastAsia" w:eastAsiaTheme="minorEastAsia" w:hAnsiTheme="minorEastAsia" w:cstheme="minorBidi" w:hint="eastAsia"/>
          <w:sz w:val="21"/>
          <w:szCs w:val="21"/>
        </w:rPr>
        <w:t>时间复杂度为</w:t>
      </w:r>
      <w:r w:rsidR="00FB336B" w:rsidRPr="002D5D48">
        <w:rPr>
          <w:rFonts w:asciiTheme="minorEastAsia" w:eastAsiaTheme="minorEastAsia" w:hAnsiTheme="minorEastAsia" w:cstheme="minorBidi" w:hint="eastAsia"/>
          <w:sz w:val="21"/>
          <w:szCs w:val="21"/>
        </w:rPr>
        <w:t xml:space="preserve"> </w:t>
      </w:r>
      <m:oMath>
        <m:r>
          <m:rPr>
            <m:sty m:val="p"/>
          </m:rPr>
          <w:rPr>
            <w:rFonts w:ascii="Cambria Math" w:eastAsiaTheme="minorEastAsia" w:hAnsi="Cambria Math" w:cstheme="minorBidi"/>
            <w:sz w:val="21"/>
            <w:szCs w:val="21"/>
          </w:rPr>
          <m:t>Ο(</m:t>
        </m:r>
        <m:r>
          <w:rPr>
            <w:rFonts w:ascii="Cambria Math" w:eastAsiaTheme="minorEastAsia" w:hAnsi="Cambria Math" w:cstheme="minorBidi"/>
            <w:sz w:val="21"/>
            <w:szCs w:val="21"/>
          </w:rPr>
          <m:t>ap</m:t>
        </m:r>
        <m:r>
          <m:rPr>
            <m:sty m:val="p"/>
          </m:rPr>
          <w:rPr>
            <w:rFonts w:ascii="Cambria Math" w:eastAsiaTheme="minorEastAsia" w:hAnsi="Cambria Math" w:cstheme="minorBidi"/>
            <w:sz w:val="21"/>
            <w:szCs w:val="21"/>
          </w:rPr>
          <m:t>*</m:t>
        </m:r>
        <m:r>
          <w:rPr>
            <w:rFonts w:ascii="Cambria Math" w:eastAsiaTheme="minorEastAsia" w:hAnsi="Cambria Math" w:cstheme="minorBidi"/>
            <w:sz w:val="21"/>
            <w:szCs w:val="21"/>
          </w:rPr>
          <m:t>total</m:t>
        </m:r>
        <m:r>
          <m:rPr>
            <m:sty m:val="p"/>
          </m:rPr>
          <w:rPr>
            <w:rFonts w:ascii="Cambria Math" w:eastAsiaTheme="minorEastAsia" w:hAnsi="Cambria Math" w:cstheme="minorBidi"/>
            <w:sz w:val="21"/>
            <w:szCs w:val="21"/>
          </w:rPr>
          <m:t>)</m:t>
        </m:r>
      </m:oMath>
      <w:r w:rsidR="00EE3F42" w:rsidRPr="002D5D48">
        <w:rPr>
          <w:rFonts w:asciiTheme="minorEastAsia" w:eastAsiaTheme="minorEastAsia" w:hAnsiTheme="minorEastAsia" w:cstheme="minorBidi" w:hint="eastAsia"/>
          <w:sz w:val="21"/>
          <w:szCs w:val="21"/>
        </w:rPr>
        <w:t>,</w:t>
      </w:r>
      <w:r w:rsidR="00EE3F42" w:rsidRPr="002D5D48">
        <w:rPr>
          <w:rFonts w:asciiTheme="minorEastAsia" w:eastAsiaTheme="minorEastAsia" w:hAnsiTheme="minorEastAsia" w:cstheme="minorBidi"/>
          <w:sz w:val="21"/>
          <w:szCs w:val="21"/>
        </w:rPr>
        <w:t xml:space="preserve"> </w:t>
      </w:r>
      <w:r w:rsidR="00EE3F42" w:rsidRPr="002D5D48">
        <w:rPr>
          <w:rFonts w:asciiTheme="minorEastAsia" w:eastAsiaTheme="minorEastAsia" w:hAnsiTheme="minorEastAsia" w:cstheme="minorBidi" w:hint="eastAsia"/>
          <w:sz w:val="21"/>
          <w:szCs w:val="21"/>
        </w:rPr>
        <w:t>空间复杂度则是两个结构体数组和内存分配页数组空间相加，为</w:t>
      </w:r>
      <w:r w:rsidR="00FB336B" w:rsidRPr="002D5D48">
        <w:rPr>
          <w:rFonts w:asciiTheme="minorEastAsia" w:eastAsiaTheme="minorEastAsia" w:hAnsiTheme="minorEastAsia" w:cstheme="minorBidi" w:hint="eastAsia"/>
          <w:sz w:val="21"/>
          <w:szCs w:val="21"/>
        </w:rPr>
        <w:t xml:space="preserve"> </w:t>
      </w:r>
      <m:oMath>
        <m:r>
          <m:rPr>
            <m:sty m:val="p"/>
          </m:rPr>
          <w:rPr>
            <w:rFonts w:ascii="Cambria Math" w:eastAsiaTheme="minorEastAsia" w:hAnsi="Cambria Math" w:cstheme="minorBidi"/>
            <w:sz w:val="21"/>
            <w:szCs w:val="21"/>
          </w:rPr>
          <m:t>Ο(</m:t>
        </m:r>
        <m:r>
          <w:rPr>
            <w:rFonts w:ascii="Cambria Math" w:eastAsiaTheme="minorEastAsia" w:hAnsi="Cambria Math" w:cstheme="minorBidi"/>
            <w:sz w:val="21"/>
            <w:szCs w:val="21"/>
          </w:rPr>
          <m:t>total</m:t>
        </m:r>
        <m:r>
          <m:rPr>
            <m:sty m:val="p"/>
          </m:rPr>
          <w:rPr>
            <w:rFonts w:ascii="Cambria Math" w:eastAsiaTheme="minorEastAsia" w:hAnsi="Cambria Math" w:cstheme="minorBidi"/>
            <w:sz w:val="21"/>
            <w:szCs w:val="21"/>
          </w:rPr>
          <m:t>+</m:t>
        </m:r>
        <m:r>
          <w:rPr>
            <w:rFonts w:ascii="Cambria Math" w:eastAsiaTheme="minorEastAsia" w:hAnsi="Cambria Math" w:cstheme="minorBidi"/>
            <w:sz w:val="21"/>
            <w:szCs w:val="21"/>
          </w:rPr>
          <m:t>ap</m:t>
        </m:r>
        <m:r>
          <m:rPr>
            <m:sty m:val="p"/>
          </m:rPr>
          <w:rPr>
            <w:rFonts w:ascii="Cambria Math" w:eastAsiaTheme="minorEastAsia" w:hAnsi="Cambria Math" w:cstheme="minorBidi"/>
            <w:sz w:val="21"/>
            <w:szCs w:val="21"/>
          </w:rPr>
          <m:t>+</m:t>
        </m:r>
        <m:r>
          <w:rPr>
            <w:rFonts w:ascii="Cambria Math" w:eastAsiaTheme="minorEastAsia" w:hAnsi="Cambria Math" w:cstheme="minorBidi"/>
            <w:sz w:val="21"/>
            <w:szCs w:val="21"/>
          </w:rPr>
          <m:t>pp</m:t>
        </m:r>
        <m:r>
          <m:rPr>
            <m:sty m:val="p"/>
          </m:rPr>
          <w:rPr>
            <w:rFonts w:ascii="Cambria Math" w:eastAsiaTheme="minorEastAsia" w:hAnsi="Cambria Math" w:cstheme="minorBidi"/>
            <w:sz w:val="21"/>
            <w:szCs w:val="21"/>
          </w:rPr>
          <m:t>)</m:t>
        </m:r>
      </m:oMath>
    </w:p>
    <w:p w14:paraId="5C0F6640" w14:textId="054FA858" w:rsidR="00EE3F42" w:rsidRPr="002D5D48" w:rsidRDefault="00EE3F42"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L</w:t>
      </w:r>
      <w:r w:rsidRPr="002D5D48">
        <w:rPr>
          <w:rFonts w:asciiTheme="minorEastAsia" w:eastAsiaTheme="minorEastAsia" w:hAnsiTheme="minorEastAsia" w:cstheme="minorBidi"/>
          <w:sz w:val="21"/>
          <w:szCs w:val="21"/>
        </w:rPr>
        <w:t xml:space="preserve">RU </w:t>
      </w:r>
      <w:r w:rsidRPr="002D5D48">
        <w:rPr>
          <w:rFonts w:asciiTheme="minorEastAsia" w:eastAsiaTheme="minorEastAsia" w:hAnsiTheme="minorEastAsia" w:cstheme="minorBidi" w:hint="eastAsia"/>
          <w:sz w:val="21"/>
          <w:szCs w:val="21"/>
        </w:rPr>
        <w:t>中时间主要用于遍历整个随机序列total，而且对于每个序列需要遍历现在分配的内存页面，最坏情况为</w:t>
      </w:r>
      <w:r w:rsidRPr="002D5D48">
        <w:rPr>
          <w:rFonts w:asciiTheme="minorEastAsia" w:eastAsiaTheme="minorEastAsia" w:hAnsiTheme="minorEastAsia" w:cstheme="minorBidi"/>
          <w:sz w:val="21"/>
          <w:szCs w:val="21"/>
        </w:rPr>
        <w:t>ap</w:t>
      </w:r>
      <w:r w:rsidRPr="002D5D48">
        <w:rPr>
          <w:rFonts w:asciiTheme="minorEastAsia" w:eastAsiaTheme="minorEastAsia" w:hAnsiTheme="minorEastAsia" w:cstheme="minorBidi" w:hint="eastAsia"/>
          <w:sz w:val="21"/>
          <w:szCs w:val="21"/>
        </w:rPr>
        <w:t>，故最坏时间复杂度为</w:t>
      </w:r>
      <w:r w:rsidR="00FB336B" w:rsidRPr="002D5D48">
        <w:rPr>
          <w:rFonts w:asciiTheme="minorEastAsia" w:eastAsiaTheme="minorEastAsia" w:hAnsiTheme="minorEastAsia" w:cstheme="minorBidi" w:hint="eastAsia"/>
          <w:sz w:val="21"/>
          <w:szCs w:val="21"/>
        </w:rPr>
        <w:t xml:space="preserve"> </w:t>
      </w:r>
      <m:oMath>
        <m:r>
          <m:rPr>
            <m:sty m:val="p"/>
          </m:rPr>
          <w:rPr>
            <w:rFonts w:ascii="Cambria Math" w:eastAsiaTheme="minorEastAsia" w:hAnsi="Cambria Math" w:cstheme="minorBidi"/>
            <w:sz w:val="21"/>
            <w:szCs w:val="21"/>
          </w:rPr>
          <m:t>Ο(</m:t>
        </m:r>
        <m:r>
          <w:rPr>
            <w:rFonts w:ascii="Cambria Math" w:eastAsiaTheme="minorEastAsia" w:hAnsi="Cambria Math" w:cstheme="minorBidi"/>
            <w:sz w:val="21"/>
            <w:szCs w:val="21"/>
          </w:rPr>
          <m:t>ap</m:t>
        </m:r>
        <m:r>
          <m:rPr>
            <m:sty m:val="p"/>
          </m:rPr>
          <w:rPr>
            <w:rFonts w:ascii="Cambria Math" w:eastAsiaTheme="minorEastAsia" w:hAnsi="Cambria Math" w:cstheme="minorBidi"/>
            <w:sz w:val="21"/>
            <w:szCs w:val="21"/>
          </w:rPr>
          <m:t>*</m:t>
        </m:r>
        <m:r>
          <w:rPr>
            <w:rFonts w:ascii="Cambria Math" w:eastAsiaTheme="minorEastAsia" w:hAnsi="Cambria Math" w:cstheme="minorBidi"/>
            <w:sz w:val="21"/>
            <w:szCs w:val="21"/>
          </w:rPr>
          <m:t>total</m:t>
        </m:r>
        <m:r>
          <m:rPr>
            <m:sty m:val="p"/>
          </m:rPr>
          <w:rPr>
            <w:rFonts w:ascii="Cambria Math" w:eastAsiaTheme="minorEastAsia" w:hAnsi="Cambria Math" w:cstheme="minorBidi"/>
            <w:sz w:val="21"/>
            <w:szCs w:val="21"/>
          </w:rPr>
          <m:t>)</m:t>
        </m:r>
      </m:oMath>
      <w:r w:rsidRPr="002D5D48">
        <w:rPr>
          <w:rFonts w:asciiTheme="minorEastAsia" w:eastAsiaTheme="minorEastAsia" w:hAnsiTheme="minorEastAsia" w:cstheme="minorBidi" w:hint="eastAsia"/>
          <w:sz w:val="21"/>
          <w:szCs w:val="21"/>
        </w:rPr>
        <w:t>，空间复杂度则与F</w:t>
      </w:r>
      <w:r w:rsidRPr="002D5D48">
        <w:rPr>
          <w:rFonts w:asciiTheme="minorEastAsia" w:eastAsiaTheme="minorEastAsia" w:hAnsiTheme="minorEastAsia" w:cstheme="minorBidi"/>
          <w:sz w:val="21"/>
          <w:szCs w:val="21"/>
        </w:rPr>
        <w:t>IFO</w:t>
      </w:r>
      <w:r w:rsidRPr="002D5D48">
        <w:rPr>
          <w:rFonts w:asciiTheme="minorEastAsia" w:eastAsiaTheme="minorEastAsia" w:hAnsiTheme="minorEastAsia" w:cstheme="minorBidi" w:hint="eastAsia"/>
          <w:sz w:val="21"/>
          <w:szCs w:val="21"/>
        </w:rPr>
        <w:t>相同，为</w:t>
      </w:r>
      <w:r w:rsidR="00FB336B" w:rsidRPr="002D5D48">
        <w:rPr>
          <w:rFonts w:asciiTheme="minorEastAsia" w:eastAsiaTheme="minorEastAsia" w:hAnsiTheme="minorEastAsia" w:cstheme="minorBidi" w:hint="eastAsia"/>
          <w:sz w:val="21"/>
          <w:szCs w:val="21"/>
        </w:rPr>
        <w:t xml:space="preserve"> </w:t>
      </w:r>
      <m:oMath>
        <m:r>
          <m:rPr>
            <m:sty m:val="p"/>
          </m:rPr>
          <w:rPr>
            <w:rFonts w:ascii="Cambria Math" w:eastAsiaTheme="minorEastAsia" w:hAnsi="Cambria Math" w:cstheme="minorBidi"/>
            <w:sz w:val="21"/>
            <w:szCs w:val="21"/>
          </w:rPr>
          <m:t>Ο(</m:t>
        </m:r>
        <m:r>
          <w:rPr>
            <w:rFonts w:ascii="Cambria Math" w:eastAsiaTheme="minorEastAsia" w:hAnsi="Cambria Math" w:cstheme="minorBidi"/>
            <w:sz w:val="21"/>
            <w:szCs w:val="21"/>
          </w:rPr>
          <m:t>total</m:t>
        </m:r>
        <m:r>
          <m:rPr>
            <m:sty m:val="p"/>
          </m:rPr>
          <w:rPr>
            <w:rFonts w:ascii="Cambria Math" w:eastAsiaTheme="minorEastAsia" w:hAnsi="Cambria Math" w:cstheme="minorBidi"/>
            <w:sz w:val="21"/>
            <w:szCs w:val="21"/>
          </w:rPr>
          <m:t>+</m:t>
        </m:r>
        <m:r>
          <w:rPr>
            <w:rFonts w:ascii="Cambria Math" w:eastAsiaTheme="minorEastAsia" w:hAnsi="Cambria Math" w:cstheme="minorBidi"/>
            <w:sz w:val="21"/>
            <w:szCs w:val="21"/>
          </w:rPr>
          <m:t>ap</m:t>
        </m:r>
        <m:r>
          <m:rPr>
            <m:sty m:val="p"/>
          </m:rPr>
          <w:rPr>
            <w:rFonts w:ascii="Cambria Math" w:eastAsiaTheme="minorEastAsia" w:hAnsi="Cambria Math" w:cstheme="minorBidi"/>
            <w:sz w:val="21"/>
            <w:szCs w:val="21"/>
          </w:rPr>
          <m:t>+</m:t>
        </m:r>
        <m:r>
          <w:rPr>
            <w:rFonts w:ascii="Cambria Math" w:eastAsiaTheme="minorEastAsia" w:hAnsi="Cambria Math" w:cstheme="minorBidi"/>
            <w:sz w:val="21"/>
            <w:szCs w:val="21"/>
          </w:rPr>
          <m:t>pp</m:t>
        </m:r>
        <m:r>
          <m:rPr>
            <m:sty m:val="p"/>
          </m:rPr>
          <w:rPr>
            <w:rFonts w:ascii="Cambria Math" w:eastAsiaTheme="minorEastAsia" w:hAnsi="Cambria Math" w:cstheme="minorBidi"/>
            <w:sz w:val="21"/>
            <w:szCs w:val="21"/>
          </w:rPr>
          <m:t>)</m:t>
        </m:r>
      </m:oMath>
    </w:p>
    <w:p w14:paraId="71E7D47A" w14:textId="65CF5164" w:rsidR="000431E2" w:rsidRPr="000431E2" w:rsidRDefault="00E33D54" w:rsidP="003A5B7F">
      <w:pPr>
        <w:pStyle w:val="4"/>
        <w:spacing w:line="360" w:lineRule="auto"/>
        <w:rPr>
          <w:b w:val="0"/>
          <w:bCs w:val="0"/>
          <w:sz w:val="30"/>
          <w:szCs w:val="30"/>
          <w:lang w:eastAsia="zh-CN"/>
        </w:rPr>
      </w:pPr>
      <w:bookmarkStart w:id="41" w:name="_Toc121399444"/>
      <w:r>
        <w:rPr>
          <w:b w:val="0"/>
          <w:bCs w:val="0"/>
          <w:sz w:val="30"/>
          <w:szCs w:val="30"/>
          <w:lang w:eastAsia="zh-CN"/>
        </w:rPr>
        <w:t>2</w:t>
      </w:r>
      <w:r w:rsidRPr="003F0433">
        <w:rPr>
          <w:b w:val="0"/>
          <w:bCs w:val="0"/>
          <w:sz w:val="30"/>
          <w:szCs w:val="30"/>
          <w:lang w:eastAsia="zh-CN"/>
        </w:rPr>
        <w:t>.</w:t>
      </w:r>
      <w:r>
        <w:rPr>
          <w:b w:val="0"/>
          <w:bCs w:val="0"/>
          <w:sz w:val="30"/>
          <w:szCs w:val="30"/>
          <w:lang w:eastAsia="zh-CN"/>
        </w:rPr>
        <w:t>8</w:t>
      </w:r>
      <w:r w:rsidRPr="003F0433">
        <w:rPr>
          <w:b w:val="0"/>
          <w:bCs w:val="0"/>
          <w:sz w:val="30"/>
          <w:szCs w:val="30"/>
          <w:lang w:eastAsia="zh-CN"/>
        </w:rPr>
        <w:t xml:space="preserve"> </w:t>
      </w:r>
      <w:r>
        <w:rPr>
          <w:rFonts w:hint="eastAsia"/>
          <w:b w:val="0"/>
          <w:bCs w:val="0"/>
          <w:sz w:val="30"/>
          <w:szCs w:val="30"/>
          <w:lang w:eastAsia="zh-CN"/>
        </w:rPr>
        <w:t>回答问题</w:t>
      </w:r>
      <w:bookmarkEnd w:id="41"/>
    </w:p>
    <w:p w14:paraId="3BE95EF6" w14:textId="5D7259F2" w:rsidR="00E33D54" w:rsidRDefault="00E33D54" w:rsidP="003A5B7F">
      <w:pPr>
        <w:pStyle w:val="5"/>
        <w:spacing w:line="360" w:lineRule="auto"/>
        <w:rPr>
          <w:b w:val="0"/>
          <w:bCs w:val="0"/>
          <w:lang w:eastAsia="zh-CN"/>
        </w:rPr>
      </w:pPr>
      <w:bookmarkStart w:id="42" w:name="_Toc121399445"/>
      <w:r>
        <w:rPr>
          <w:b w:val="0"/>
          <w:bCs w:val="0"/>
          <w:lang w:eastAsia="zh-CN"/>
        </w:rPr>
        <w:t>2.8</w:t>
      </w:r>
      <w:r w:rsidRPr="00497E4E">
        <w:rPr>
          <w:b w:val="0"/>
          <w:bCs w:val="0"/>
          <w:lang w:eastAsia="zh-CN"/>
        </w:rPr>
        <w:t>.1</w:t>
      </w:r>
      <w:r>
        <w:rPr>
          <w:b w:val="0"/>
          <w:bCs w:val="0"/>
          <w:lang w:eastAsia="zh-CN"/>
        </w:rPr>
        <w:t xml:space="preserve"> </w:t>
      </w:r>
      <w:r>
        <w:rPr>
          <w:rFonts w:hint="eastAsia"/>
          <w:b w:val="0"/>
          <w:bCs w:val="0"/>
          <w:lang w:eastAsia="zh-CN"/>
        </w:rPr>
        <w:t>软中断通信</w:t>
      </w:r>
      <w:bookmarkEnd w:id="42"/>
    </w:p>
    <w:p w14:paraId="1865667B" w14:textId="77777777" w:rsidR="002D5D48" w:rsidRPr="002D5D48" w:rsidRDefault="000431E2" w:rsidP="002D5D48">
      <w:pPr>
        <w:pStyle w:val="a7"/>
        <w:numPr>
          <w:ilvl w:val="0"/>
          <w:numId w:val="3"/>
        </w:numPr>
        <w:spacing w:line="360" w:lineRule="auto"/>
        <w:rPr>
          <w:b/>
          <w:bCs/>
        </w:rPr>
      </w:pPr>
      <w:r w:rsidRPr="002D5D48">
        <w:rPr>
          <w:b/>
          <w:bCs/>
        </w:rPr>
        <w:t>你最初认为运行结果会怎么样？写出你猜测的结果；</w:t>
      </w:r>
    </w:p>
    <w:p w14:paraId="791A4F45" w14:textId="1EAAC572" w:rsidR="000431E2" w:rsidRPr="002D5D48" w:rsidRDefault="000431E2" w:rsidP="002D5D48">
      <w:pPr>
        <w:pStyle w:val="a7"/>
        <w:spacing w:line="360" w:lineRule="auto"/>
        <w:ind w:left="720"/>
      </w:pPr>
      <w:r w:rsidRPr="002D5D48">
        <w:rPr>
          <w:rFonts w:asciiTheme="minorEastAsia" w:eastAsiaTheme="minorEastAsia" w:hAnsiTheme="minorEastAsia" w:cstheme="minorBidi"/>
          <w:sz w:val="21"/>
          <w:szCs w:val="21"/>
        </w:rPr>
        <w:t>我认为应该是等待5s后，父进程发出信号使子进程结束，子进程结束后立即输出，父进程然后输出。</w:t>
      </w:r>
    </w:p>
    <w:p w14:paraId="5C00738C" w14:textId="77777777" w:rsidR="002D5D48" w:rsidRPr="002D5D48" w:rsidRDefault="000431E2" w:rsidP="002D5D48">
      <w:pPr>
        <w:pStyle w:val="a7"/>
        <w:numPr>
          <w:ilvl w:val="0"/>
          <w:numId w:val="3"/>
        </w:numPr>
        <w:spacing w:line="360" w:lineRule="auto"/>
      </w:pPr>
      <w:r w:rsidRPr="002D5D48">
        <w:rPr>
          <w:b/>
          <w:bCs/>
        </w:rPr>
        <w:t>实际的结果什么样？有什么特点？在接收不同中断前后有什么差别？请将5秒内中断和5秒后中断的运行结果截图，试对产生该现象的原因进行分析。</w:t>
      </w:r>
    </w:p>
    <w:p w14:paraId="5DFAD96D" w14:textId="454DFD6F" w:rsidR="000431E2" w:rsidRPr="002D5D48" w:rsidRDefault="000431E2" w:rsidP="002D5D48">
      <w:pPr>
        <w:pStyle w:val="a7"/>
        <w:spacing w:line="360" w:lineRule="auto"/>
        <w:ind w:left="720"/>
      </w:pPr>
      <w:r w:rsidRPr="002D5D48">
        <w:rPr>
          <w:rFonts w:asciiTheme="minorEastAsia" w:eastAsiaTheme="minorEastAsia" w:hAnsiTheme="minorEastAsia" w:cstheme="minorBidi"/>
          <w:sz w:val="21"/>
          <w:szCs w:val="21"/>
        </w:rPr>
        <w:t>实际结果是子进程先输出，等待5s后父进程才输出，产生该输出结果的原因是，该程序连等待信号都没有，而父进程在等待5s后，发现子进程已经结束，于是输出并结束。</w:t>
      </w:r>
    </w:p>
    <w:p w14:paraId="7B742507" w14:textId="77777777" w:rsidR="000431E2" w:rsidRPr="002D5D48" w:rsidRDefault="000431E2" w:rsidP="003A5B7F">
      <w:pPr>
        <w:pStyle w:val="a7"/>
        <w:numPr>
          <w:ilvl w:val="0"/>
          <w:numId w:val="3"/>
        </w:numPr>
        <w:spacing w:line="360" w:lineRule="auto"/>
        <w:rPr>
          <w:b/>
          <w:bCs/>
        </w:rPr>
      </w:pPr>
      <w:r w:rsidRPr="002D5D48">
        <w:rPr>
          <w:b/>
          <w:bCs/>
        </w:rPr>
        <w:t>针对实验过程2，怎样修改的程序？修改前后程序的运行结果是什么？请截图说明。</w:t>
      </w:r>
    </w:p>
    <w:p w14:paraId="31BD8191" w14:textId="77777777" w:rsidR="000431E2" w:rsidRPr="002D5D48" w:rsidRDefault="000431E2" w:rsidP="003A5B7F">
      <w:pPr>
        <w:pStyle w:val="a7"/>
        <w:spacing w:line="360" w:lineRule="auto"/>
        <w:ind w:left="720"/>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如上述可知, 修改程序将子进程做信号屏蔽，让子进程只有收到kill发出的信号才有用，修改后，成功实现目标。</w:t>
      </w:r>
    </w:p>
    <w:p w14:paraId="4E20739D" w14:textId="77777777" w:rsidR="000431E2" w:rsidRPr="002D5D48" w:rsidRDefault="000431E2" w:rsidP="003A5B7F">
      <w:pPr>
        <w:pStyle w:val="a7"/>
        <w:numPr>
          <w:ilvl w:val="0"/>
          <w:numId w:val="3"/>
        </w:numPr>
        <w:spacing w:line="360" w:lineRule="auto"/>
        <w:rPr>
          <w:b/>
          <w:bCs/>
        </w:rPr>
      </w:pPr>
      <w:r w:rsidRPr="002D5D48">
        <w:rPr>
          <w:b/>
          <w:bCs/>
        </w:rPr>
        <w:t>针对实验过程3，程序运行的结果是什么样子？时钟中断有什么不同？</w:t>
      </w:r>
    </w:p>
    <w:p w14:paraId="4E002301" w14:textId="77777777" w:rsidR="000431E2" w:rsidRPr="002D5D48" w:rsidRDefault="000431E2" w:rsidP="003A5B7F">
      <w:pPr>
        <w:pStyle w:val="a7"/>
        <w:spacing w:line="360" w:lineRule="auto"/>
        <w:ind w:left="720"/>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如上图所示，时钟</w:t>
      </w:r>
      <w:proofErr w:type="gramStart"/>
      <w:r w:rsidRPr="002D5D48">
        <w:rPr>
          <w:rFonts w:asciiTheme="minorEastAsia" w:eastAsiaTheme="minorEastAsia" w:hAnsiTheme="minorEastAsia" w:cstheme="minorBidi"/>
          <w:sz w:val="21"/>
          <w:szCs w:val="21"/>
        </w:rPr>
        <w:t>中断既</w:t>
      </w:r>
      <w:proofErr w:type="gramEnd"/>
      <w:r w:rsidRPr="002D5D48">
        <w:rPr>
          <w:rFonts w:asciiTheme="minorEastAsia" w:eastAsiaTheme="minorEastAsia" w:hAnsiTheme="minorEastAsia" w:cstheme="minorBidi"/>
          <w:sz w:val="21"/>
          <w:szCs w:val="21"/>
        </w:rPr>
        <w:t>可以通过定时触发，也可以kill触发。</w:t>
      </w:r>
    </w:p>
    <w:p w14:paraId="764BB673" w14:textId="77777777" w:rsidR="000431E2" w:rsidRPr="002D5D48" w:rsidRDefault="000431E2" w:rsidP="003A5B7F">
      <w:pPr>
        <w:pStyle w:val="a7"/>
        <w:numPr>
          <w:ilvl w:val="0"/>
          <w:numId w:val="3"/>
        </w:numPr>
        <w:spacing w:line="360" w:lineRule="auto"/>
        <w:rPr>
          <w:b/>
          <w:bCs/>
        </w:rPr>
      </w:pPr>
      <w:r w:rsidRPr="002D5D48">
        <w:rPr>
          <w:b/>
          <w:bCs/>
        </w:rPr>
        <w:t>kill 命令在程序中使用了几次？每次的作用是什么？执行后的现象是什么？</w:t>
      </w:r>
    </w:p>
    <w:p w14:paraId="51A358DB" w14:textId="77777777" w:rsidR="000431E2" w:rsidRPr="002D5D48" w:rsidRDefault="000431E2" w:rsidP="002D5D48">
      <w:pPr>
        <w:pStyle w:val="a7"/>
        <w:spacing w:line="360" w:lineRule="auto"/>
        <w:ind w:left="720"/>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2次，每次的作用是发送信号给子进程，执行后子进程接收到父进程信号结束</w:t>
      </w:r>
    </w:p>
    <w:p w14:paraId="0294A5CD" w14:textId="77777777" w:rsidR="000431E2" w:rsidRPr="002D5D48" w:rsidRDefault="000431E2" w:rsidP="003A5B7F">
      <w:pPr>
        <w:pStyle w:val="a7"/>
        <w:numPr>
          <w:ilvl w:val="0"/>
          <w:numId w:val="3"/>
        </w:numPr>
        <w:spacing w:line="360" w:lineRule="auto"/>
        <w:rPr>
          <w:b/>
          <w:bCs/>
        </w:rPr>
      </w:pPr>
      <w:r w:rsidRPr="002D5D48">
        <w:rPr>
          <w:b/>
          <w:bCs/>
        </w:rPr>
        <w:lastRenderedPageBreak/>
        <w:t>使用kill 命令可以在进程的外部杀死进程。进程怎样能主动退出？这两种退出方式哪种更好一些？</w:t>
      </w:r>
    </w:p>
    <w:p w14:paraId="06F172FB" w14:textId="10266433" w:rsidR="000431E2" w:rsidRPr="002D5D48" w:rsidRDefault="000431E2" w:rsidP="002D5D48">
      <w:pPr>
        <w:pStyle w:val="a7"/>
        <w:spacing w:line="360" w:lineRule="auto"/>
        <w:ind w:left="720"/>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进程调用return函数和exit函数都可以主动退出，而kill是强制退出。主动退出比较好，如果在某个子进程</w:t>
      </w:r>
      <w:proofErr w:type="gramStart"/>
      <w:r w:rsidRPr="002D5D48">
        <w:rPr>
          <w:rFonts w:asciiTheme="minorEastAsia" w:eastAsiaTheme="minorEastAsia" w:hAnsiTheme="minorEastAsia" w:cstheme="minorBidi"/>
          <w:sz w:val="21"/>
          <w:szCs w:val="21"/>
        </w:rPr>
        <w:t>退出前父进程</w:t>
      </w:r>
      <w:proofErr w:type="gramEnd"/>
      <w:r w:rsidRPr="002D5D48">
        <w:rPr>
          <w:rFonts w:asciiTheme="minorEastAsia" w:eastAsiaTheme="minorEastAsia" w:hAnsiTheme="minorEastAsia" w:cstheme="minorBidi"/>
          <w:sz w:val="21"/>
          <w:szCs w:val="21"/>
        </w:rPr>
        <w:t>被kill强制退出，则子进程会被</w:t>
      </w:r>
      <w:proofErr w:type="spellStart"/>
      <w:r w:rsidRPr="002D5D48">
        <w:rPr>
          <w:rFonts w:asciiTheme="minorEastAsia" w:eastAsiaTheme="minorEastAsia" w:hAnsiTheme="minorEastAsia" w:cstheme="minorBidi"/>
          <w:sz w:val="21"/>
          <w:szCs w:val="21"/>
        </w:rPr>
        <w:t>init</w:t>
      </w:r>
      <w:proofErr w:type="spellEnd"/>
      <w:r w:rsidRPr="002D5D48">
        <w:rPr>
          <w:rFonts w:asciiTheme="minorEastAsia" w:eastAsiaTheme="minorEastAsia" w:hAnsiTheme="minorEastAsia" w:cstheme="minorBidi"/>
          <w:sz w:val="21"/>
          <w:szCs w:val="21"/>
        </w:rPr>
        <w:t>进程接管；如果用kill命令杀死某个子进程而其父进程没有调用wait函数等待，则该子进程为处于僵死状态占用资源。</w:t>
      </w:r>
    </w:p>
    <w:p w14:paraId="02ECDE56" w14:textId="56188203" w:rsidR="00E33D54" w:rsidRPr="00497E4E" w:rsidRDefault="00E33D54" w:rsidP="003A5B7F">
      <w:pPr>
        <w:pStyle w:val="5"/>
        <w:spacing w:line="360" w:lineRule="auto"/>
        <w:rPr>
          <w:b w:val="0"/>
          <w:bCs w:val="0"/>
          <w:lang w:eastAsia="zh-CN"/>
        </w:rPr>
      </w:pPr>
      <w:bookmarkStart w:id="43" w:name="_Toc121399446"/>
      <w:r>
        <w:rPr>
          <w:b w:val="0"/>
          <w:bCs w:val="0"/>
          <w:lang w:eastAsia="zh-CN"/>
        </w:rPr>
        <w:t xml:space="preserve">2.8.2 </w:t>
      </w:r>
      <w:r>
        <w:rPr>
          <w:rFonts w:hint="eastAsia"/>
          <w:b w:val="0"/>
          <w:bCs w:val="0"/>
          <w:lang w:eastAsia="zh-CN"/>
        </w:rPr>
        <w:t>管道通信</w:t>
      </w:r>
      <w:bookmarkEnd w:id="43"/>
    </w:p>
    <w:p w14:paraId="03CE572D" w14:textId="77777777" w:rsidR="007A4C28" w:rsidRPr="002D5D48" w:rsidRDefault="007A4C28" w:rsidP="002D5D48">
      <w:pPr>
        <w:pStyle w:val="a7"/>
        <w:numPr>
          <w:ilvl w:val="0"/>
          <w:numId w:val="3"/>
        </w:numPr>
        <w:spacing w:line="360" w:lineRule="auto"/>
        <w:rPr>
          <w:b/>
          <w:bCs/>
        </w:rPr>
      </w:pPr>
      <w:r w:rsidRPr="002D5D48">
        <w:rPr>
          <w:b/>
          <w:bCs/>
        </w:rPr>
        <w:t>你最初认为运行结果会怎么样？</w:t>
      </w:r>
    </w:p>
    <w:p w14:paraId="1DF2FA18" w14:textId="77777777" w:rsidR="007A4C28" w:rsidRPr="002D5D48" w:rsidRDefault="007A4C28" w:rsidP="003A5B7F">
      <w:pPr>
        <w:pStyle w:val="a7"/>
        <w:spacing w:line="360" w:lineRule="auto"/>
        <w:ind w:left="720"/>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屏幕会输出2000个1和2000个2.</w:t>
      </w:r>
    </w:p>
    <w:p w14:paraId="0D712CA9" w14:textId="77777777" w:rsidR="007A4C28" w:rsidRPr="002D5D48" w:rsidRDefault="007A4C28" w:rsidP="002D5D48">
      <w:pPr>
        <w:pStyle w:val="a7"/>
        <w:numPr>
          <w:ilvl w:val="0"/>
          <w:numId w:val="3"/>
        </w:numPr>
        <w:spacing w:line="360" w:lineRule="auto"/>
        <w:rPr>
          <w:b/>
          <w:bCs/>
        </w:rPr>
      </w:pPr>
      <w:r w:rsidRPr="002D5D48">
        <w:rPr>
          <w:b/>
          <w:bCs/>
        </w:rPr>
        <w:t>实际的结果什么样？有什么特点？试对产生该现象的原因进行分析。</w:t>
      </w:r>
    </w:p>
    <w:p w14:paraId="49CAFCE0" w14:textId="77777777" w:rsidR="007A4C28" w:rsidRPr="002D5D48" w:rsidRDefault="007A4C28" w:rsidP="003A5B7F">
      <w:pPr>
        <w:pStyle w:val="a7"/>
        <w:spacing w:line="360" w:lineRule="auto"/>
        <w:ind w:left="720"/>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多次实验发现</w:t>
      </w:r>
      <w:proofErr w:type="gramStart"/>
      <w:r w:rsidRPr="002D5D48">
        <w:rPr>
          <w:rFonts w:asciiTheme="minorEastAsia" w:eastAsiaTheme="minorEastAsia" w:hAnsiTheme="minorEastAsia" w:cstheme="minorBidi"/>
          <w:sz w:val="21"/>
          <w:szCs w:val="21"/>
        </w:rPr>
        <w:t>有时先</w:t>
      </w:r>
      <w:proofErr w:type="gramEnd"/>
      <w:r w:rsidRPr="002D5D48">
        <w:rPr>
          <w:rFonts w:asciiTheme="minorEastAsia" w:eastAsiaTheme="minorEastAsia" w:hAnsiTheme="minorEastAsia" w:cstheme="minorBidi"/>
          <w:sz w:val="21"/>
          <w:szCs w:val="21"/>
        </w:rPr>
        <w:t>输出2000个1，有时输出2000个2, 输出顺序不固定，这是因为子进程1和子进程2执行的先后顺序是不一定的，如果进程1先执行则先输入1；如果进程2先执行则先输入2。但是并没有交错输出1或2，这是因为子进程在写入前线上了锁，保证只有一个进程在向管道输入数据。</w:t>
      </w:r>
    </w:p>
    <w:p w14:paraId="0B540108" w14:textId="77777777" w:rsidR="007A4C28" w:rsidRPr="002D5D48" w:rsidRDefault="007A4C28" w:rsidP="002D5D48">
      <w:pPr>
        <w:pStyle w:val="a7"/>
        <w:numPr>
          <w:ilvl w:val="0"/>
          <w:numId w:val="3"/>
        </w:numPr>
        <w:spacing w:line="360" w:lineRule="auto"/>
        <w:rPr>
          <w:b/>
          <w:bCs/>
        </w:rPr>
      </w:pPr>
      <w:r w:rsidRPr="002D5D48">
        <w:rPr>
          <w:b/>
          <w:bCs/>
        </w:rPr>
        <w:t>实验中管道通信是怎样实现同步与互斥的？如果不控制同步与互斥会发生什么后果。</w:t>
      </w:r>
    </w:p>
    <w:p w14:paraId="6786DD6C" w14:textId="7CCBE437" w:rsidR="00E33D54" w:rsidRPr="002D5D48" w:rsidRDefault="007A4C28" w:rsidP="003A5B7F">
      <w:pPr>
        <w:pStyle w:val="a7"/>
        <w:spacing w:line="360" w:lineRule="auto"/>
        <w:ind w:left="720"/>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通过父进程wait子进程来实现读写同步，通过互斥锁来控制互斥，不控制的话，后果如</w:t>
      </w:r>
      <w:r w:rsidR="00E6279E" w:rsidRPr="002D5D48">
        <w:rPr>
          <w:rFonts w:asciiTheme="minorEastAsia" w:eastAsiaTheme="minorEastAsia" w:hAnsiTheme="minorEastAsia" w:cstheme="minorBidi" w:hint="eastAsia"/>
          <w:sz w:val="21"/>
          <w:szCs w:val="21"/>
        </w:rPr>
        <w:t>2</w:t>
      </w:r>
      <w:r w:rsidR="00E6279E" w:rsidRPr="002D5D48">
        <w:rPr>
          <w:rFonts w:asciiTheme="minorEastAsia" w:eastAsiaTheme="minorEastAsia" w:hAnsiTheme="minorEastAsia" w:cstheme="minorBidi"/>
          <w:sz w:val="21"/>
          <w:szCs w:val="21"/>
        </w:rPr>
        <w:t>.4.1</w:t>
      </w:r>
      <w:r w:rsidR="00E6279E" w:rsidRPr="002D5D48">
        <w:rPr>
          <w:rFonts w:asciiTheme="minorEastAsia" w:eastAsiaTheme="minorEastAsia" w:hAnsiTheme="minorEastAsia" w:cstheme="minorBidi" w:hint="eastAsia"/>
          <w:sz w:val="21"/>
          <w:szCs w:val="21"/>
        </w:rPr>
        <w:t>中输出结果</w:t>
      </w:r>
      <w:r w:rsidRPr="002D5D48">
        <w:rPr>
          <w:rFonts w:asciiTheme="minorEastAsia" w:eastAsiaTheme="minorEastAsia" w:hAnsiTheme="minorEastAsia" w:cstheme="minorBidi"/>
          <w:sz w:val="21"/>
          <w:szCs w:val="21"/>
        </w:rPr>
        <w:t>所示。</w:t>
      </w:r>
    </w:p>
    <w:p w14:paraId="2F6B94BD" w14:textId="541A29FC" w:rsidR="00E33D54" w:rsidRDefault="00E33D54" w:rsidP="003A5B7F">
      <w:pPr>
        <w:pStyle w:val="4"/>
        <w:spacing w:line="360" w:lineRule="auto"/>
        <w:rPr>
          <w:b w:val="0"/>
          <w:bCs w:val="0"/>
          <w:sz w:val="30"/>
          <w:szCs w:val="30"/>
          <w:lang w:eastAsia="zh-CN"/>
        </w:rPr>
      </w:pPr>
      <w:bookmarkStart w:id="44" w:name="_Toc121399447"/>
      <w:r>
        <w:rPr>
          <w:b w:val="0"/>
          <w:bCs w:val="0"/>
          <w:sz w:val="30"/>
          <w:szCs w:val="30"/>
          <w:lang w:eastAsia="zh-CN"/>
        </w:rPr>
        <w:t>2</w:t>
      </w:r>
      <w:r w:rsidRPr="003F0433">
        <w:rPr>
          <w:b w:val="0"/>
          <w:bCs w:val="0"/>
          <w:sz w:val="30"/>
          <w:szCs w:val="30"/>
          <w:lang w:eastAsia="zh-CN"/>
        </w:rPr>
        <w:t>.</w:t>
      </w:r>
      <w:r>
        <w:rPr>
          <w:b w:val="0"/>
          <w:bCs w:val="0"/>
          <w:sz w:val="30"/>
          <w:szCs w:val="30"/>
          <w:lang w:eastAsia="zh-CN"/>
        </w:rPr>
        <w:t>9</w:t>
      </w:r>
      <w:r w:rsidRPr="003F0433">
        <w:rPr>
          <w:b w:val="0"/>
          <w:bCs w:val="0"/>
          <w:sz w:val="30"/>
          <w:szCs w:val="30"/>
          <w:lang w:eastAsia="zh-CN"/>
        </w:rPr>
        <w:t xml:space="preserve"> </w:t>
      </w:r>
      <w:r>
        <w:rPr>
          <w:rFonts w:hint="eastAsia"/>
          <w:b w:val="0"/>
          <w:bCs w:val="0"/>
          <w:sz w:val="30"/>
          <w:szCs w:val="30"/>
          <w:lang w:eastAsia="zh-CN"/>
        </w:rPr>
        <w:t>实验总结</w:t>
      </w:r>
      <w:bookmarkEnd w:id="44"/>
    </w:p>
    <w:p w14:paraId="71C6BFAD" w14:textId="3CAFADDD" w:rsidR="00E33D54" w:rsidRDefault="00DA6849" w:rsidP="003A5B7F">
      <w:pPr>
        <w:pStyle w:val="5"/>
        <w:spacing w:line="360" w:lineRule="auto"/>
        <w:rPr>
          <w:b w:val="0"/>
          <w:bCs w:val="0"/>
          <w:lang w:eastAsia="zh-CN"/>
        </w:rPr>
      </w:pPr>
      <w:bookmarkStart w:id="45" w:name="_Toc121399448"/>
      <w:r>
        <w:rPr>
          <w:b w:val="0"/>
          <w:bCs w:val="0"/>
          <w:lang w:eastAsia="zh-CN"/>
        </w:rPr>
        <w:t>2.9.1</w:t>
      </w:r>
      <w:r w:rsidR="00E6279E">
        <w:rPr>
          <w:b w:val="0"/>
          <w:bCs w:val="0"/>
          <w:lang w:eastAsia="zh-CN"/>
        </w:rPr>
        <w:t xml:space="preserve"> </w:t>
      </w:r>
      <w:r w:rsidR="00E33D54" w:rsidRPr="00497E4E">
        <w:rPr>
          <w:rFonts w:hint="eastAsia"/>
          <w:b w:val="0"/>
          <w:bCs w:val="0"/>
          <w:lang w:eastAsia="zh-CN"/>
        </w:rPr>
        <w:t>实验中的问题及解决过</w:t>
      </w:r>
      <w:r>
        <w:rPr>
          <w:rFonts w:hint="eastAsia"/>
          <w:b w:val="0"/>
          <w:bCs w:val="0"/>
          <w:lang w:eastAsia="zh-CN"/>
        </w:rPr>
        <w:t>程</w:t>
      </w:r>
      <w:bookmarkEnd w:id="45"/>
    </w:p>
    <w:p w14:paraId="3AADD3BF" w14:textId="53A68DBE" w:rsidR="00E6279E" w:rsidRPr="002D5D48" w:rsidRDefault="00E6279E"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实验中遇到的问题一开始主要是</w:t>
      </w:r>
      <w:r w:rsidR="00617CB2" w:rsidRPr="002D5D48">
        <w:rPr>
          <w:rFonts w:asciiTheme="minorEastAsia" w:eastAsiaTheme="minorEastAsia" w:hAnsiTheme="minorEastAsia" w:cstheme="minorBidi" w:hint="eastAsia"/>
          <w:sz w:val="21"/>
          <w:szCs w:val="21"/>
        </w:rPr>
        <w:t>进程软中断中通信实验要求有点看不懂，后面发现指导书上的代码，发现原来是指导书上代码错误，所以实验要求才那样写</w:t>
      </w:r>
    </w:p>
    <w:p w14:paraId="3798A75D" w14:textId="4A1411FD" w:rsidR="00617CB2" w:rsidRPr="002D5D48" w:rsidRDefault="00617CB2"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然后为了实现管道</w:t>
      </w:r>
      <w:proofErr w:type="gramStart"/>
      <w:r w:rsidRPr="002D5D48">
        <w:rPr>
          <w:rFonts w:asciiTheme="minorEastAsia" w:eastAsiaTheme="minorEastAsia" w:hAnsiTheme="minorEastAsia" w:cstheme="minorBidi" w:hint="eastAsia"/>
          <w:sz w:val="21"/>
          <w:szCs w:val="21"/>
        </w:rPr>
        <w:t>写进程</w:t>
      </w:r>
      <w:proofErr w:type="gramEnd"/>
      <w:r w:rsidRPr="002D5D48">
        <w:rPr>
          <w:rFonts w:asciiTheme="minorEastAsia" w:eastAsiaTheme="minorEastAsia" w:hAnsiTheme="minorEastAsia" w:cstheme="minorBidi" w:hint="eastAsia"/>
          <w:sz w:val="21"/>
          <w:szCs w:val="21"/>
        </w:rPr>
        <w:t>之间的同步关系，查阅</w:t>
      </w:r>
      <w:proofErr w:type="spellStart"/>
      <w:r w:rsidRPr="002D5D48">
        <w:rPr>
          <w:rFonts w:asciiTheme="minorEastAsia" w:eastAsiaTheme="minorEastAsia" w:hAnsiTheme="minorEastAsia" w:cstheme="minorBidi" w:hint="eastAsia"/>
          <w:sz w:val="21"/>
          <w:szCs w:val="21"/>
        </w:rPr>
        <w:t>l</w:t>
      </w:r>
      <w:r w:rsidRPr="002D5D48">
        <w:rPr>
          <w:rFonts w:asciiTheme="minorEastAsia" w:eastAsiaTheme="minorEastAsia" w:hAnsiTheme="minorEastAsia" w:cstheme="minorBidi"/>
          <w:sz w:val="21"/>
          <w:szCs w:val="21"/>
        </w:rPr>
        <w:t>inux</w:t>
      </w:r>
      <w:proofErr w:type="spellEnd"/>
      <w:r w:rsidRPr="002D5D48">
        <w:rPr>
          <w:rFonts w:asciiTheme="minorEastAsia" w:eastAsiaTheme="minorEastAsia" w:hAnsiTheme="minorEastAsia" w:cstheme="minorBidi" w:hint="eastAsia"/>
          <w:sz w:val="21"/>
          <w:szCs w:val="21"/>
        </w:rPr>
        <w:t>有名信号量，最终实现</w:t>
      </w:r>
    </w:p>
    <w:p w14:paraId="7F02EECC" w14:textId="3B7D4CE2" w:rsidR="00617CB2" w:rsidRPr="002D5D48" w:rsidRDefault="00617CB2"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lastRenderedPageBreak/>
        <w:t>页面置换问题在于一开始写的代码不够规范，于是查阅多文件联合编译，将函数封装，提高代码质量</w:t>
      </w:r>
    </w:p>
    <w:p w14:paraId="70B450CC" w14:textId="71695F33" w:rsidR="00E33D54" w:rsidRDefault="00DA6849" w:rsidP="003A5B7F">
      <w:pPr>
        <w:pStyle w:val="5"/>
        <w:spacing w:line="360" w:lineRule="auto"/>
        <w:rPr>
          <w:b w:val="0"/>
          <w:bCs w:val="0"/>
          <w:lang w:eastAsia="zh-CN"/>
        </w:rPr>
      </w:pPr>
      <w:bookmarkStart w:id="46" w:name="_Toc121399449"/>
      <w:r>
        <w:rPr>
          <w:b w:val="0"/>
          <w:bCs w:val="0"/>
          <w:lang w:eastAsia="zh-CN"/>
        </w:rPr>
        <w:t>2.9.2</w:t>
      </w:r>
      <w:r w:rsidR="00E33D54">
        <w:rPr>
          <w:b w:val="0"/>
          <w:bCs w:val="0"/>
          <w:lang w:eastAsia="zh-CN"/>
        </w:rPr>
        <w:t xml:space="preserve"> </w:t>
      </w:r>
      <w:r>
        <w:rPr>
          <w:rFonts w:hint="eastAsia"/>
          <w:b w:val="0"/>
          <w:bCs w:val="0"/>
          <w:lang w:eastAsia="zh-CN"/>
        </w:rPr>
        <w:t>实验收获</w:t>
      </w:r>
      <w:bookmarkEnd w:id="46"/>
    </w:p>
    <w:p w14:paraId="72762AE0" w14:textId="43D757CA" w:rsidR="00E6279E" w:rsidRPr="002D5D48" w:rsidRDefault="00E6279E"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学会了多文件编译与多种系统调用，</w:t>
      </w:r>
      <w:proofErr w:type="spellStart"/>
      <w:r w:rsidRPr="002D5D48">
        <w:rPr>
          <w:rFonts w:asciiTheme="minorEastAsia" w:eastAsiaTheme="minorEastAsia" w:hAnsiTheme="minorEastAsia" w:cstheme="minorBidi" w:hint="eastAsia"/>
          <w:sz w:val="21"/>
          <w:szCs w:val="21"/>
        </w:rPr>
        <w:t>linux</w:t>
      </w:r>
      <w:proofErr w:type="spellEnd"/>
      <w:proofErr w:type="gramStart"/>
      <w:r w:rsidRPr="002D5D48">
        <w:rPr>
          <w:rFonts w:asciiTheme="minorEastAsia" w:eastAsiaTheme="minorEastAsia" w:hAnsiTheme="minorEastAsia" w:cstheme="minorBidi" w:hint="eastAsia"/>
          <w:sz w:val="21"/>
          <w:szCs w:val="21"/>
        </w:rPr>
        <w:t>中进程</w:t>
      </w:r>
      <w:proofErr w:type="gramEnd"/>
      <w:r w:rsidRPr="002D5D48">
        <w:rPr>
          <w:rFonts w:asciiTheme="minorEastAsia" w:eastAsiaTheme="minorEastAsia" w:hAnsiTheme="minorEastAsia" w:cstheme="minorBidi" w:hint="eastAsia"/>
          <w:sz w:val="21"/>
          <w:szCs w:val="21"/>
        </w:rPr>
        <w:t>之间通信的方法，并且在实验过程中发现signal</w:t>
      </w:r>
      <w:r w:rsidRPr="002D5D48">
        <w:rPr>
          <w:rFonts w:asciiTheme="minorEastAsia" w:eastAsiaTheme="minorEastAsia" w:hAnsiTheme="minorEastAsia" w:cstheme="minorBidi"/>
          <w:sz w:val="21"/>
          <w:szCs w:val="21"/>
        </w:rPr>
        <w:t xml:space="preserve"> 16</w:t>
      </w:r>
      <w:r w:rsidRPr="002D5D48">
        <w:rPr>
          <w:rFonts w:asciiTheme="minorEastAsia" w:eastAsiaTheme="minorEastAsia" w:hAnsiTheme="minorEastAsia" w:cstheme="minorBidi" w:hint="eastAsia"/>
          <w:sz w:val="21"/>
          <w:szCs w:val="21"/>
        </w:rPr>
        <w:t>的系统默认处理实际上时杀死进程，而不是课本上写的无操作。</w:t>
      </w:r>
      <w:r w:rsidRPr="002D5D48">
        <w:rPr>
          <w:rFonts w:asciiTheme="minorEastAsia" w:eastAsiaTheme="minorEastAsia" w:hAnsiTheme="minorEastAsia" w:cstheme="minorBidi"/>
          <w:sz w:val="21"/>
          <w:szCs w:val="21"/>
        </w:rPr>
        <w:t>书上的原理是一套，但是实际上操作系统怎么实现而各有区别。原理和实践结合，让我对操作系统有了更深的理解</w:t>
      </w:r>
    </w:p>
    <w:p w14:paraId="0AC990DA" w14:textId="374FB294" w:rsidR="00E33D54" w:rsidRDefault="00DA6849" w:rsidP="003A5B7F">
      <w:pPr>
        <w:pStyle w:val="5"/>
        <w:spacing w:line="360" w:lineRule="auto"/>
        <w:rPr>
          <w:b w:val="0"/>
          <w:bCs w:val="0"/>
          <w:lang w:eastAsia="zh-CN"/>
        </w:rPr>
      </w:pPr>
      <w:bookmarkStart w:id="47" w:name="_Toc121399450"/>
      <w:r>
        <w:rPr>
          <w:b w:val="0"/>
          <w:bCs w:val="0"/>
          <w:lang w:eastAsia="zh-CN"/>
        </w:rPr>
        <w:t>2.9.</w:t>
      </w:r>
      <w:r>
        <w:rPr>
          <w:rFonts w:hint="eastAsia"/>
          <w:b w:val="0"/>
          <w:bCs w:val="0"/>
          <w:lang w:eastAsia="zh-CN"/>
        </w:rPr>
        <w:t>3</w:t>
      </w:r>
      <w:r w:rsidR="00E33D54">
        <w:rPr>
          <w:b w:val="0"/>
          <w:bCs w:val="0"/>
          <w:lang w:eastAsia="zh-CN"/>
        </w:rPr>
        <w:t xml:space="preserve"> </w:t>
      </w:r>
      <w:r>
        <w:rPr>
          <w:rFonts w:hint="eastAsia"/>
          <w:b w:val="0"/>
          <w:bCs w:val="0"/>
          <w:lang w:eastAsia="zh-CN"/>
        </w:rPr>
        <w:t>意见与建议</w:t>
      </w:r>
      <w:bookmarkEnd w:id="47"/>
    </w:p>
    <w:p w14:paraId="0782BB93" w14:textId="54BB9E2B" w:rsidR="00E6279E" w:rsidRPr="002D5D48" w:rsidRDefault="00E6279E"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感觉页面置换那部分实验要求并不是很明确，而且进程软中断通信的实验要求1、2很怪，并不是正确程序的要求，貌似是从指导书代码而来</w:t>
      </w:r>
    </w:p>
    <w:p w14:paraId="7D2D2186" w14:textId="27131E27" w:rsidR="00E33D54" w:rsidRDefault="00E33D54" w:rsidP="003A5B7F">
      <w:pPr>
        <w:pStyle w:val="4"/>
        <w:spacing w:line="360" w:lineRule="auto"/>
        <w:rPr>
          <w:b w:val="0"/>
          <w:bCs w:val="0"/>
          <w:sz w:val="30"/>
          <w:szCs w:val="30"/>
          <w:lang w:eastAsia="zh-CN"/>
        </w:rPr>
      </w:pPr>
      <w:bookmarkStart w:id="48" w:name="_Toc121399451"/>
      <w:r>
        <w:rPr>
          <w:b w:val="0"/>
          <w:bCs w:val="0"/>
          <w:sz w:val="30"/>
          <w:szCs w:val="30"/>
          <w:lang w:eastAsia="zh-CN"/>
        </w:rPr>
        <w:t>2</w:t>
      </w:r>
      <w:r w:rsidRPr="003F0433">
        <w:rPr>
          <w:b w:val="0"/>
          <w:bCs w:val="0"/>
          <w:sz w:val="30"/>
          <w:szCs w:val="30"/>
          <w:lang w:eastAsia="zh-CN"/>
        </w:rPr>
        <w:t>.</w:t>
      </w:r>
      <w:r>
        <w:rPr>
          <w:b w:val="0"/>
          <w:bCs w:val="0"/>
          <w:sz w:val="30"/>
          <w:szCs w:val="30"/>
          <w:lang w:eastAsia="zh-CN"/>
        </w:rPr>
        <w:t>10</w:t>
      </w:r>
      <w:r w:rsidRPr="003F0433">
        <w:rPr>
          <w:b w:val="0"/>
          <w:bCs w:val="0"/>
          <w:sz w:val="30"/>
          <w:szCs w:val="30"/>
          <w:lang w:eastAsia="zh-CN"/>
        </w:rPr>
        <w:t xml:space="preserve"> </w:t>
      </w:r>
      <w:r>
        <w:rPr>
          <w:rFonts w:hint="eastAsia"/>
          <w:b w:val="0"/>
          <w:bCs w:val="0"/>
          <w:sz w:val="30"/>
          <w:szCs w:val="30"/>
          <w:lang w:eastAsia="zh-CN"/>
        </w:rPr>
        <w:t>附件</w:t>
      </w:r>
      <w:bookmarkEnd w:id="48"/>
    </w:p>
    <w:p w14:paraId="3BF702EF" w14:textId="4D706E37" w:rsidR="00E33D54" w:rsidRPr="00497E4E" w:rsidRDefault="00DA6849" w:rsidP="003A5B7F">
      <w:pPr>
        <w:pStyle w:val="5"/>
        <w:spacing w:line="360" w:lineRule="auto"/>
        <w:rPr>
          <w:b w:val="0"/>
          <w:bCs w:val="0"/>
          <w:lang w:eastAsia="zh-CN"/>
        </w:rPr>
      </w:pPr>
      <w:bookmarkStart w:id="49" w:name="_Toc121399452"/>
      <w:r>
        <w:rPr>
          <w:b w:val="0"/>
          <w:bCs w:val="0"/>
          <w:lang w:eastAsia="zh-CN"/>
        </w:rPr>
        <w:t>2.10</w:t>
      </w:r>
      <w:r w:rsidR="00E33D54" w:rsidRPr="00497E4E">
        <w:rPr>
          <w:b w:val="0"/>
          <w:bCs w:val="0"/>
          <w:lang w:eastAsia="zh-CN"/>
        </w:rPr>
        <w:t>.1</w:t>
      </w:r>
      <w:r w:rsidR="00E33D54">
        <w:rPr>
          <w:b w:val="0"/>
          <w:bCs w:val="0"/>
          <w:lang w:eastAsia="zh-CN"/>
        </w:rPr>
        <w:t xml:space="preserve"> </w:t>
      </w:r>
      <w:r>
        <w:rPr>
          <w:rFonts w:hint="eastAsia"/>
          <w:b w:val="0"/>
          <w:bCs w:val="0"/>
          <w:lang w:eastAsia="zh-CN"/>
        </w:rPr>
        <w:t>附件</w:t>
      </w:r>
      <w:r>
        <w:rPr>
          <w:rFonts w:hint="eastAsia"/>
          <w:b w:val="0"/>
          <w:bCs w:val="0"/>
          <w:lang w:eastAsia="zh-CN"/>
        </w:rPr>
        <w:t>1</w:t>
      </w:r>
      <w:r>
        <w:rPr>
          <w:b w:val="0"/>
          <w:bCs w:val="0"/>
          <w:lang w:eastAsia="zh-CN"/>
        </w:rPr>
        <w:t xml:space="preserve"> </w:t>
      </w:r>
      <w:r>
        <w:rPr>
          <w:rFonts w:hint="eastAsia"/>
          <w:b w:val="0"/>
          <w:bCs w:val="0"/>
          <w:lang w:eastAsia="zh-CN"/>
        </w:rPr>
        <w:t>程序</w:t>
      </w:r>
      <w:bookmarkEnd w:id="49"/>
    </w:p>
    <w:p w14:paraId="216A997B" w14:textId="79A982DA" w:rsidR="00E33D54" w:rsidRDefault="00DA6849" w:rsidP="003A5B7F">
      <w:pPr>
        <w:pStyle w:val="5"/>
        <w:spacing w:line="360" w:lineRule="auto"/>
        <w:rPr>
          <w:b w:val="0"/>
          <w:bCs w:val="0"/>
          <w:lang w:eastAsia="zh-CN"/>
        </w:rPr>
      </w:pPr>
      <w:bookmarkStart w:id="50" w:name="_Toc121399453"/>
      <w:r>
        <w:rPr>
          <w:b w:val="0"/>
          <w:bCs w:val="0"/>
          <w:lang w:eastAsia="zh-CN"/>
        </w:rPr>
        <w:t xml:space="preserve">2.10.2 </w:t>
      </w:r>
      <w:r>
        <w:rPr>
          <w:rFonts w:hint="eastAsia"/>
          <w:b w:val="0"/>
          <w:bCs w:val="0"/>
          <w:lang w:eastAsia="zh-CN"/>
        </w:rPr>
        <w:t>附件</w:t>
      </w:r>
      <w:r>
        <w:rPr>
          <w:b w:val="0"/>
          <w:bCs w:val="0"/>
          <w:lang w:eastAsia="zh-CN"/>
        </w:rPr>
        <w:t xml:space="preserve">2 </w:t>
      </w:r>
      <w:r w:rsidRPr="00DA6849">
        <w:rPr>
          <w:b w:val="0"/>
          <w:bCs w:val="0"/>
          <w:lang w:eastAsia="zh-CN"/>
        </w:rPr>
        <w:t>R</w:t>
      </w:r>
      <w:r w:rsidRPr="00DA6849">
        <w:rPr>
          <w:rFonts w:hint="eastAsia"/>
          <w:b w:val="0"/>
          <w:bCs w:val="0"/>
          <w:lang w:eastAsia="zh-CN"/>
        </w:rPr>
        <w:t>eadme</w:t>
      </w:r>
      <w:bookmarkEnd w:id="50"/>
    </w:p>
    <w:p w14:paraId="770DED0A" w14:textId="3C69E7C8" w:rsidR="00DA3B37" w:rsidRDefault="00DA3B37" w:rsidP="003A5B7F">
      <w:pPr>
        <w:pStyle w:val="2"/>
        <w:spacing w:line="360" w:lineRule="auto"/>
        <w:rPr>
          <w:b w:val="0"/>
          <w:bCs w:val="0"/>
        </w:rPr>
      </w:pPr>
      <w:bookmarkStart w:id="51" w:name="_Toc121399326"/>
      <w:bookmarkStart w:id="52" w:name="_Toc121399454"/>
      <w:bookmarkStart w:id="53" w:name="_Toc121399588"/>
      <w:r>
        <w:rPr>
          <w:rFonts w:hint="eastAsia"/>
          <w:b w:val="0"/>
          <w:bCs w:val="0"/>
        </w:rPr>
        <w:t>实验三 类E</w:t>
      </w:r>
      <w:r>
        <w:rPr>
          <w:b w:val="0"/>
          <w:bCs w:val="0"/>
        </w:rPr>
        <w:t>XT2</w:t>
      </w:r>
      <w:r>
        <w:rPr>
          <w:rFonts w:hint="eastAsia"/>
          <w:b w:val="0"/>
          <w:bCs w:val="0"/>
        </w:rPr>
        <w:t>文件系统设计</w:t>
      </w:r>
      <w:bookmarkEnd w:id="51"/>
      <w:bookmarkEnd w:id="52"/>
      <w:bookmarkEnd w:id="53"/>
    </w:p>
    <w:p w14:paraId="2F3704D9" w14:textId="1544B4B2" w:rsidR="00DA3B37" w:rsidRDefault="00DA3B37" w:rsidP="003A5B7F">
      <w:pPr>
        <w:pStyle w:val="4"/>
        <w:spacing w:line="360" w:lineRule="auto"/>
        <w:rPr>
          <w:b w:val="0"/>
          <w:bCs w:val="0"/>
          <w:sz w:val="30"/>
          <w:szCs w:val="30"/>
          <w:lang w:eastAsia="zh-CN"/>
        </w:rPr>
      </w:pPr>
      <w:bookmarkStart w:id="54" w:name="_Toc121399455"/>
      <w:r>
        <w:rPr>
          <w:b w:val="0"/>
          <w:bCs w:val="0"/>
          <w:sz w:val="30"/>
          <w:szCs w:val="30"/>
          <w:lang w:eastAsia="zh-CN"/>
        </w:rPr>
        <w:t>3</w:t>
      </w:r>
      <w:r w:rsidRPr="003F0433">
        <w:rPr>
          <w:b w:val="0"/>
          <w:bCs w:val="0"/>
          <w:sz w:val="30"/>
          <w:szCs w:val="30"/>
          <w:lang w:eastAsia="zh-CN"/>
        </w:rPr>
        <w:t xml:space="preserve">.1 </w:t>
      </w:r>
      <w:r w:rsidRPr="003F0433">
        <w:rPr>
          <w:rFonts w:hint="eastAsia"/>
          <w:b w:val="0"/>
          <w:bCs w:val="0"/>
          <w:sz w:val="30"/>
          <w:szCs w:val="30"/>
          <w:lang w:eastAsia="zh-CN"/>
        </w:rPr>
        <w:t>实验目的</w:t>
      </w:r>
      <w:bookmarkEnd w:id="54"/>
    </w:p>
    <w:p w14:paraId="07D4C232" w14:textId="7993ED7E" w:rsidR="00FB336B" w:rsidRPr="002D5D48" w:rsidRDefault="00FB336B"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通过一个简单文件系统的设计，加深理解文件系统的内部实现原理</w:t>
      </w:r>
    </w:p>
    <w:p w14:paraId="06735FDB" w14:textId="4F02301E" w:rsidR="00DA3B37" w:rsidRDefault="00DA3B37" w:rsidP="003A5B7F">
      <w:pPr>
        <w:pStyle w:val="4"/>
        <w:spacing w:line="360" w:lineRule="auto"/>
        <w:rPr>
          <w:b w:val="0"/>
          <w:bCs w:val="0"/>
          <w:sz w:val="30"/>
          <w:szCs w:val="30"/>
          <w:lang w:eastAsia="zh-CN"/>
        </w:rPr>
      </w:pPr>
      <w:bookmarkStart w:id="55" w:name="_Toc121399456"/>
      <w:r>
        <w:rPr>
          <w:b w:val="0"/>
          <w:bCs w:val="0"/>
          <w:sz w:val="30"/>
          <w:szCs w:val="30"/>
          <w:lang w:eastAsia="zh-CN"/>
        </w:rPr>
        <w:t>3</w:t>
      </w:r>
      <w:r w:rsidRPr="003F0433">
        <w:rPr>
          <w:b w:val="0"/>
          <w:bCs w:val="0"/>
          <w:sz w:val="30"/>
          <w:szCs w:val="30"/>
          <w:lang w:eastAsia="zh-CN"/>
        </w:rPr>
        <w:t>.</w:t>
      </w:r>
      <w:r w:rsidR="008350F0">
        <w:rPr>
          <w:b w:val="0"/>
          <w:bCs w:val="0"/>
          <w:sz w:val="30"/>
          <w:szCs w:val="30"/>
          <w:lang w:eastAsia="zh-CN"/>
        </w:rPr>
        <w:t>2</w:t>
      </w:r>
      <w:r w:rsidRPr="003F0433">
        <w:rPr>
          <w:b w:val="0"/>
          <w:bCs w:val="0"/>
          <w:sz w:val="30"/>
          <w:szCs w:val="30"/>
          <w:lang w:eastAsia="zh-CN"/>
        </w:rPr>
        <w:t xml:space="preserve"> </w:t>
      </w:r>
      <w:r w:rsidRPr="003F0433">
        <w:rPr>
          <w:rFonts w:hint="eastAsia"/>
          <w:b w:val="0"/>
          <w:bCs w:val="0"/>
          <w:sz w:val="30"/>
          <w:szCs w:val="30"/>
          <w:lang w:eastAsia="zh-CN"/>
        </w:rPr>
        <w:t>实验</w:t>
      </w:r>
      <w:r w:rsidR="008350F0">
        <w:rPr>
          <w:rFonts w:hint="eastAsia"/>
          <w:b w:val="0"/>
          <w:bCs w:val="0"/>
          <w:sz w:val="30"/>
          <w:szCs w:val="30"/>
          <w:lang w:eastAsia="zh-CN"/>
        </w:rPr>
        <w:t>内容</w:t>
      </w:r>
      <w:bookmarkEnd w:id="55"/>
    </w:p>
    <w:p w14:paraId="21FCC811" w14:textId="0D5DBC87" w:rsidR="00FB336B" w:rsidRPr="002D5D48" w:rsidRDefault="00FB336B"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模拟</w:t>
      </w:r>
      <w:r w:rsidRPr="002D5D48">
        <w:rPr>
          <w:rFonts w:asciiTheme="minorEastAsia" w:eastAsiaTheme="minorEastAsia" w:hAnsiTheme="minorEastAsia" w:cstheme="minorBidi"/>
          <w:sz w:val="21"/>
          <w:szCs w:val="21"/>
        </w:rPr>
        <w:t>EXT2</w:t>
      </w:r>
      <w:r w:rsidRPr="002D5D48">
        <w:rPr>
          <w:rFonts w:asciiTheme="minorEastAsia" w:eastAsiaTheme="minorEastAsia" w:hAnsiTheme="minorEastAsia" w:cstheme="minorBidi" w:hint="eastAsia"/>
          <w:sz w:val="21"/>
          <w:szCs w:val="21"/>
        </w:rPr>
        <w:t>文件系统原理设计实现一个类</w:t>
      </w:r>
      <w:r w:rsidRPr="002D5D48">
        <w:rPr>
          <w:rFonts w:asciiTheme="minorEastAsia" w:eastAsiaTheme="minorEastAsia" w:hAnsiTheme="minorEastAsia" w:cstheme="minorBidi"/>
          <w:sz w:val="21"/>
          <w:szCs w:val="21"/>
        </w:rPr>
        <w:t>EXT2</w:t>
      </w:r>
      <w:r w:rsidRPr="002D5D48">
        <w:rPr>
          <w:rFonts w:asciiTheme="minorEastAsia" w:eastAsiaTheme="minorEastAsia" w:hAnsiTheme="minorEastAsia" w:cstheme="minorBidi" w:hint="eastAsia"/>
          <w:sz w:val="21"/>
          <w:szCs w:val="21"/>
        </w:rPr>
        <w:t>文件系统</w:t>
      </w:r>
    </w:p>
    <w:p w14:paraId="64CFA79A" w14:textId="616607BD" w:rsidR="00FB336B" w:rsidRDefault="008350F0" w:rsidP="003A5B7F">
      <w:pPr>
        <w:pStyle w:val="4"/>
        <w:spacing w:line="360" w:lineRule="auto"/>
        <w:rPr>
          <w:b w:val="0"/>
          <w:bCs w:val="0"/>
          <w:sz w:val="30"/>
          <w:szCs w:val="30"/>
          <w:lang w:eastAsia="zh-CN"/>
        </w:rPr>
      </w:pPr>
      <w:bookmarkStart w:id="56" w:name="_Toc121399457"/>
      <w:r>
        <w:rPr>
          <w:b w:val="0"/>
          <w:bCs w:val="0"/>
          <w:sz w:val="30"/>
          <w:szCs w:val="30"/>
          <w:lang w:eastAsia="zh-CN"/>
        </w:rPr>
        <w:t>3</w:t>
      </w:r>
      <w:r w:rsidRPr="003F0433">
        <w:rPr>
          <w:b w:val="0"/>
          <w:bCs w:val="0"/>
          <w:sz w:val="30"/>
          <w:szCs w:val="30"/>
          <w:lang w:eastAsia="zh-CN"/>
        </w:rPr>
        <w:t>.</w:t>
      </w:r>
      <w:r>
        <w:rPr>
          <w:b w:val="0"/>
          <w:bCs w:val="0"/>
          <w:sz w:val="30"/>
          <w:szCs w:val="30"/>
          <w:lang w:eastAsia="zh-CN"/>
        </w:rPr>
        <w:t>3</w:t>
      </w:r>
      <w:r w:rsidRPr="003F0433">
        <w:rPr>
          <w:b w:val="0"/>
          <w:bCs w:val="0"/>
          <w:sz w:val="30"/>
          <w:szCs w:val="30"/>
          <w:lang w:eastAsia="zh-CN"/>
        </w:rPr>
        <w:t xml:space="preserve"> </w:t>
      </w:r>
      <w:r w:rsidRPr="003F0433">
        <w:rPr>
          <w:rFonts w:hint="eastAsia"/>
          <w:b w:val="0"/>
          <w:bCs w:val="0"/>
          <w:sz w:val="30"/>
          <w:szCs w:val="30"/>
          <w:lang w:eastAsia="zh-CN"/>
        </w:rPr>
        <w:t>实验</w:t>
      </w:r>
      <w:r>
        <w:rPr>
          <w:rFonts w:hint="eastAsia"/>
          <w:b w:val="0"/>
          <w:bCs w:val="0"/>
          <w:sz w:val="30"/>
          <w:szCs w:val="30"/>
          <w:lang w:eastAsia="zh-CN"/>
        </w:rPr>
        <w:t>思想</w:t>
      </w:r>
      <w:bookmarkEnd w:id="56"/>
    </w:p>
    <w:p w14:paraId="2243C4E0" w14:textId="19113D66" w:rsidR="00FB336B" w:rsidRPr="002D5D48" w:rsidRDefault="0031286D" w:rsidP="002D5D48">
      <w:pPr>
        <w:pStyle w:val="a7"/>
        <w:tabs>
          <w:tab w:val="left" w:pos="2837"/>
        </w:tabs>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为了进行简单的模拟，基于Ext2的思想和算法，设计一个类Ext2的文件系统，实现Ext2文件系统的一个功能子集。并且用现有操作系统上的文件来代替硬盘进行硬件模拟。</w:t>
      </w:r>
    </w:p>
    <w:p w14:paraId="326D2FFE" w14:textId="77777777" w:rsidR="0031286D" w:rsidRPr="0031286D" w:rsidRDefault="0031286D" w:rsidP="003A5B7F">
      <w:pPr>
        <w:spacing w:line="360" w:lineRule="auto"/>
        <w:rPr>
          <w:b/>
          <w:bCs/>
          <w:sz w:val="30"/>
          <w:szCs w:val="30"/>
          <w:lang w:eastAsia="zh-CN"/>
        </w:rPr>
      </w:pPr>
      <w:r w:rsidRPr="0031286D">
        <w:rPr>
          <w:rFonts w:hint="eastAsia"/>
          <w:b/>
          <w:bCs/>
          <w:sz w:val="30"/>
          <w:szCs w:val="30"/>
          <w:lang w:eastAsia="zh-CN"/>
        </w:rPr>
        <w:lastRenderedPageBreak/>
        <w:t>设计文件系统应该考虑的几个层次</w:t>
      </w:r>
    </w:p>
    <w:p w14:paraId="21D6E896" w14:textId="18C284AA" w:rsidR="0031286D" w:rsidRPr="0031286D" w:rsidRDefault="0031286D" w:rsidP="003A5B7F">
      <w:pPr>
        <w:pStyle w:val="a8"/>
        <w:numPr>
          <w:ilvl w:val="0"/>
          <w:numId w:val="5"/>
        </w:numPr>
        <w:spacing w:line="360" w:lineRule="auto"/>
        <w:ind w:firstLineChars="0"/>
        <w:rPr>
          <w:lang w:eastAsia="zh-CN"/>
        </w:rPr>
      </w:pPr>
      <w:r w:rsidRPr="0031286D">
        <w:rPr>
          <w:rFonts w:hint="eastAsia"/>
          <w:lang w:eastAsia="zh-CN"/>
        </w:rPr>
        <w:t>介质的物理结构</w:t>
      </w:r>
    </w:p>
    <w:p w14:paraId="4CA576A4" w14:textId="333C2645" w:rsidR="0031286D" w:rsidRPr="0031286D" w:rsidRDefault="0031286D" w:rsidP="003A5B7F">
      <w:pPr>
        <w:pStyle w:val="a8"/>
        <w:numPr>
          <w:ilvl w:val="0"/>
          <w:numId w:val="5"/>
        </w:numPr>
        <w:spacing w:line="360" w:lineRule="auto"/>
        <w:ind w:firstLineChars="0"/>
        <w:rPr>
          <w:lang w:eastAsia="zh-CN"/>
        </w:rPr>
      </w:pPr>
      <w:r w:rsidRPr="0031286D">
        <w:rPr>
          <w:rFonts w:hint="eastAsia"/>
          <w:lang w:eastAsia="zh-CN"/>
        </w:rPr>
        <w:t>物理操作</w:t>
      </w:r>
      <w:r w:rsidRPr="0031286D">
        <w:rPr>
          <w:lang w:eastAsia="zh-CN"/>
        </w:rPr>
        <w:t>——</w:t>
      </w:r>
      <w:r w:rsidRPr="0031286D">
        <w:rPr>
          <w:rFonts w:hint="eastAsia"/>
          <w:lang w:eastAsia="zh-CN"/>
        </w:rPr>
        <w:t>设备驱动程序完成</w:t>
      </w:r>
    </w:p>
    <w:p w14:paraId="02C55B9B" w14:textId="0D0E929D" w:rsidR="0031286D" w:rsidRPr="0031286D" w:rsidRDefault="0031286D" w:rsidP="003A5B7F">
      <w:pPr>
        <w:pStyle w:val="a8"/>
        <w:numPr>
          <w:ilvl w:val="0"/>
          <w:numId w:val="5"/>
        </w:numPr>
        <w:spacing w:line="360" w:lineRule="auto"/>
        <w:ind w:firstLineChars="0"/>
        <w:rPr>
          <w:lang w:eastAsia="zh-CN"/>
        </w:rPr>
      </w:pPr>
      <w:r w:rsidRPr="0031286D">
        <w:rPr>
          <w:rFonts w:hint="eastAsia"/>
          <w:lang w:eastAsia="zh-CN"/>
        </w:rPr>
        <w:t>文件系统的组织结构（逻辑组织结构）</w:t>
      </w:r>
    </w:p>
    <w:p w14:paraId="6857FD9B" w14:textId="68FA9E67" w:rsidR="0031286D" w:rsidRPr="0031286D" w:rsidRDefault="0031286D" w:rsidP="003A5B7F">
      <w:pPr>
        <w:pStyle w:val="a8"/>
        <w:numPr>
          <w:ilvl w:val="0"/>
          <w:numId w:val="5"/>
        </w:numPr>
        <w:spacing w:line="360" w:lineRule="auto"/>
        <w:ind w:firstLineChars="0"/>
        <w:rPr>
          <w:lang w:eastAsia="zh-CN"/>
        </w:rPr>
      </w:pPr>
      <w:r w:rsidRPr="0031286D">
        <w:rPr>
          <w:rFonts w:hint="eastAsia"/>
          <w:lang w:eastAsia="zh-CN"/>
        </w:rPr>
        <w:t>对组织结构其上的操作</w:t>
      </w:r>
    </w:p>
    <w:p w14:paraId="12A91B46" w14:textId="47212F14" w:rsidR="0031286D" w:rsidRDefault="0031286D" w:rsidP="003A5B7F">
      <w:pPr>
        <w:pStyle w:val="a8"/>
        <w:numPr>
          <w:ilvl w:val="0"/>
          <w:numId w:val="5"/>
        </w:numPr>
        <w:spacing w:line="360" w:lineRule="auto"/>
        <w:ind w:firstLineChars="0"/>
        <w:rPr>
          <w:lang w:eastAsia="zh-CN"/>
        </w:rPr>
      </w:pPr>
      <w:r w:rsidRPr="0031286D">
        <w:rPr>
          <w:rFonts w:hint="eastAsia"/>
          <w:lang w:eastAsia="zh-CN"/>
        </w:rPr>
        <w:t>为用户使用文件系统提供的接口</w:t>
      </w:r>
    </w:p>
    <w:p w14:paraId="25128A25" w14:textId="77777777" w:rsidR="0031286D" w:rsidRPr="0031286D" w:rsidRDefault="0031286D" w:rsidP="003A5B7F">
      <w:pPr>
        <w:spacing w:line="360" w:lineRule="auto"/>
        <w:rPr>
          <w:b/>
          <w:bCs/>
          <w:sz w:val="30"/>
          <w:szCs w:val="30"/>
          <w:lang w:eastAsia="zh-CN"/>
        </w:rPr>
      </w:pPr>
      <w:r w:rsidRPr="0031286D">
        <w:rPr>
          <w:rFonts w:hint="eastAsia"/>
          <w:b/>
          <w:bCs/>
          <w:sz w:val="30"/>
          <w:szCs w:val="30"/>
          <w:lang w:eastAsia="zh-CN"/>
        </w:rPr>
        <w:t>文件系统的基本实现</w:t>
      </w:r>
    </w:p>
    <w:p w14:paraId="534A772C" w14:textId="7C9888C1" w:rsidR="0031286D" w:rsidRPr="0031286D" w:rsidRDefault="0031286D" w:rsidP="003A5B7F">
      <w:pPr>
        <w:pStyle w:val="a8"/>
        <w:numPr>
          <w:ilvl w:val="0"/>
          <w:numId w:val="5"/>
        </w:numPr>
        <w:spacing w:line="360" w:lineRule="auto"/>
        <w:ind w:firstLineChars="0"/>
        <w:rPr>
          <w:lang w:eastAsia="zh-CN"/>
        </w:rPr>
      </w:pPr>
      <w:r w:rsidRPr="0031286D">
        <w:rPr>
          <w:rFonts w:hint="eastAsia"/>
          <w:lang w:eastAsia="zh-CN"/>
        </w:rPr>
        <w:t>数据结构及其磁盘布局</w:t>
      </w:r>
    </w:p>
    <w:p w14:paraId="6ACAA2A2" w14:textId="64C046DE" w:rsidR="0031286D" w:rsidRPr="0031286D" w:rsidRDefault="0031286D" w:rsidP="003A5B7F">
      <w:pPr>
        <w:pStyle w:val="a8"/>
        <w:spacing w:line="360" w:lineRule="auto"/>
        <w:ind w:left="720" w:firstLineChars="0" w:firstLine="0"/>
        <w:rPr>
          <w:lang w:eastAsia="zh-CN"/>
        </w:rPr>
      </w:pPr>
      <w:r w:rsidRPr="0031286D">
        <w:rPr>
          <w:rFonts w:hint="eastAsia"/>
          <w:lang w:eastAsia="zh-CN"/>
        </w:rPr>
        <w:t>文件的存储：如何帮助用户找到磁盘中存储的文件？如何防止一个用户非法访问另一个用户的文件？如何知道磁盘被使用的情况？</w:t>
      </w:r>
    </w:p>
    <w:p w14:paraId="7ACDFDE9" w14:textId="3CE3F7A4" w:rsidR="0031286D" w:rsidRPr="0031286D" w:rsidRDefault="0031286D" w:rsidP="003A5B7F">
      <w:pPr>
        <w:pStyle w:val="a8"/>
        <w:spacing w:line="360" w:lineRule="auto"/>
        <w:ind w:left="720" w:firstLineChars="0" w:firstLine="0"/>
        <w:rPr>
          <w:lang w:eastAsia="zh-CN"/>
        </w:rPr>
      </w:pPr>
      <w:r w:rsidRPr="0031286D">
        <w:rPr>
          <w:rFonts w:hint="eastAsia"/>
          <w:lang w:eastAsia="zh-CN"/>
        </w:rPr>
        <w:t>整体布局、超级块、文件的索引、目录的存储、空闲块管理、</w:t>
      </w:r>
      <w:proofErr w:type="gramStart"/>
      <w:r w:rsidRPr="0031286D">
        <w:rPr>
          <w:rFonts w:hint="eastAsia"/>
          <w:lang w:eastAsia="zh-CN"/>
        </w:rPr>
        <w:t>块组描述符</w:t>
      </w:r>
      <w:proofErr w:type="gramEnd"/>
    </w:p>
    <w:p w14:paraId="4B92C490" w14:textId="7A0D135A" w:rsidR="0031286D" w:rsidRDefault="0031286D" w:rsidP="003A5B7F">
      <w:pPr>
        <w:pStyle w:val="a8"/>
        <w:numPr>
          <w:ilvl w:val="0"/>
          <w:numId w:val="5"/>
        </w:numPr>
        <w:spacing w:line="360" w:lineRule="auto"/>
        <w:ind w:firstLineChars="0"/>
        <w:rPr>
          <w:lang w:eastAsia="zh-CN"/>
        </w:rPr>
      </w:pPr>
      <w:r w:rsidRPr="0031286D">
        <w:rPr>
          <w:rFonts w:hint="eastAsia"/>
          <w:lang w:eastAsia="zh-CN"/>
        </w:rPr>
        <w:t>文件的基本操作</w:t>
      </w:r>
    </w:p>
    <w:p w14:paraId="62AC6492" w14:textId="46140DBD" w:rsidR="0031286D" w:rsidRPr="0031286D" w:rsidRDefault="0031286D" w:rsidP="003A5B7F">
      <w:pPr>
        <w:spacing w:line="360" w:lineRule="auto"/>
        <w:ind w:firstLine="720"/>
        <w:rPr>
          <w:b/>
          <w:bCs/>
          <w:sz w:val="30"/>
          <w:szCs w:val="30"/>
          <w:lang w:eastAsia="zh-CN"/>
        </w:rPr>
      </w:pPr>
      <w:r w:rsidRPr="0031286D">
        <w:rPr>
          <w:rFonts w:hint="eastAsia"/>
          <w:lang w:eastAsia="zh-CN"/>
        </w:rPr>
        <w:t>接口和用户界面设计、节点创建删除设计、节点操作设计</w:t>
      </w:r>
    </w:p>
    <w:p w14:paraId="68B0CFF5" w14:textId="54BA13BE" w:rsidR="0031286D" w:rsidRPr="0031286D" w:rsidRDefault="0031286D" w:rsidP="003A5B7F">
      <w:pPr>
        <w:widowControl/>
        <w:spacing w:after="0" w:line="360" w:lineRule="auto"/>
        <w:rPr>
          <w:rFonts w:ascii="宋体" w:eastAsia="宋体" w:hAnsi="宋体" w:cs="宋体"/>
          <w:sz w:val="24"/>
          <w:szCs w:val="24"/>
          <w:lang w:eastAsia="zh-CN"/>
        </w:rPr>
      </w:pPr>
      <w:r w:rsidRPr="0031286D">
        <w:rPr>
          <w:noProof/>
          <w:lang w:eastAsia="zh-CN"/>
        </w:rPr>
        <w:drawing>
          <wp:inline distT="0" distB="0" distL="0" distR="0" wp14:anchorId="6D0EB7DF" wp14:editId="300CEB6A">
            <wp:extent cx="5629275" cy="32270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29275" cy="3227070"/>
                    </a:xfrm>
                    <a:prstGeom prst="rect">
                      <a:avLst/>
                    </a:prstGeom>
                    <a:noFill/>
                    <a:ln>
                      <a:noFill/>
                    </a:ln>
                  </pic:spPr>
                </pic:pic>
              </a:graphicData>
            </a:graphic>
          </wp:inline>
        </w:drawing>
      </w:r>
    </w:p>
    <w:p w14:paraId="3F4032E0" w14:textId="77777777" w:rsidR="0031286D" w:rsidRPr="0031286D" w:rsidRDefault="0031286D" w:rsidP="003A5B7F">
      <w:pPr>
        <w:spacing w:line="360" w:lineRule="auto"/>
        <w:rPr>
          <w:b/>
          <w:bCs/>
          <w:sz w:val="30"/>
          <w:szCs w:val="30"/>
          <w:lang w:eastAsia="zh-CN"/>
        </w:rPr>
      </w:pPr>
      <w:r w:rsidRPr="0031286D">
        <w:rPr>
          <w:rFonts w:hint="eastAsia"/>
          <w:b/>
          <w:bCs/>
          <w:sz w:val="30"/>
          <w:szCs w:val="30"/>
          <w:lang w:eastAsia="zh-CN"/>
        </w:rPr>
        <w:lastRenderedPageBreak/>
        <w:t>类</w:t>
      </w:r>
      <w:r w:rsidRPr="0031286D">
        <w:rPr>
          <w:rFonts w:hint="eastAsia"/>
          <w:b/>
          <w:bCs/>
          <w:sz w:val="30"/>
          <w:szCs w:val="30"/>
          <w:lang w:eastAsia="zh-CN"/>
        </w:rPr>
        <w:t>ext2</w:t>
      </w:r>
      <w:r w:rsidRPr="0031286D">
        <w:rPr>
          <w:rFonts w:hint="eastAsia"/>
          <w:b/>
          <w:bCs/>
          <w:sz w:val="30"/>
          <w:szCs w:val="30"/>
          <w:lang w:eastAsia="zh-CN"/>
        </w:rPr>
        <w:t>文件系统的数据结构</w:t>
      </w:r>
      <w:r w:rsidRPr="0031286D">
        <w:rPr>
          <w:b/>
          <w:bCs/>
          <w:sz w:val="30"/>
          <w:szCs w:val="30"/>
          <w:lang w:eastAsia="zh-CN"/>
        </w:rPr>
        <w:t xml:space="preserve"> </w:t>
      </w:r>
    </w:p>
    <w:p w14:paraId="1CEC89D4" w14:textId="09852CAB" w:rsidR="0031286D" w:rsidRPr="0031286D" w:rsidRDefault="0031286D" w:rsidP="003A5B7F">
      <w:pPr>
        <w:pStyle w:val="a8"/>
        <w:numPr>
          <w:ilvl w:val="0"/>
          <w:numId w:val="5"/>
        </w:numPr>
        <w:spacing w:line="360" w:lineRule="auto"/>
        <w:ind w:firstLineChars="0"/>
        <w:rPr>
          <w:lang w:eastAsia="zh-CN"/>
        </w:rPr>
      </w:pPr>
      <w:r w:rsidRPr="0031286D">
        <w:rPr>
          <w:rFonts w:hint="eastAsia"/>
          <w:lang w:eastAsia="zh-CN"/>
        </w:rPr>
        <w:t>块的定义</w:t>
      </w:r>
    </w:p>
    <w:p w14:paraId="39704450" w14:textId="77777777" w:rsidR="0031286D" w:rsidRPr="0031286D" w:rsidRDefault="0031286D" w:rsidP="003A5B7F">
      <w:pPr>
        <w:pStyle w:val="a8"/>
        <w:spacing w:line="360" w:lineRule="auto"/>
        <w:ind w:left="720" w:firstLineChars="0" w:firstLine="0"/>
        <w:rPr>
          <w:lang w:eastAsia="zh-CN"/>
        </w:rPr>
      </w:pPr>
      <w:r w:rsidRPr="0031286D">
        <w:rPr>
          <w:rFonts w:hint="eastAsia"/>
          <w:lang w:eastAsia="zh-CN"/>
        </w:rPr>
        <w:t>为简单起见，逻辑块大小与物理块大小均定义为</w:t>
      </w:r>
      <w:r w:rsidRPr="0031286D">
        <w:rPr>
          <w:rFonts w:hint="eastAsia"/>
          <w:lang w:eastAsia="zh-CN"/>
        </w:rPr>
        <w:t>512</w:t>
      </w:r>
      <w:r w:rsidRPr="0031286D">
        <w:rPr>
          <w:rFonts w:hint="eastAsia"/>
          <w:lang w:eastAsia="zh-CN"/>
        </w:rPr>
        <w:t>字节。由于</w:t>
      </w:r>
      <w:proofErr w:type="gramStart"/>
      <w:r w:rsidRPr="0031286D">
        <w:rPr>
          <w:rFonts w:hint="eastAsia"/>
          <w:lang w:eastAsia="zh-CN"/>
        </w:rPr>
        <w:t>位图只</w:t>
      </w:r>
      <w:proofErr w:type="gramEnd"/>
      <w:r w:rsidRPr="0031286D">
        <w:rPr>
          <w:rFonts w:hint="eastAsia"/>
          <w:lang w:eastAsia="zh-CN"/>
        </w:rPr>
        <w:t>占用一个块，因此，每个组的数据块个数以及索引结点的个数</w:t>
      </w:r>
      <w:proofErr w:type="gramStart"/>
      <w:r w:rsidRPr="0031286D">
        <w:rPr>
          <w:rFonts w:hint="eastAsia"/>
          <w:lang w:eastAsia="zh-CN"/>
        </w:rPr>
        <w:t>均确定</w:t>
      </w:r>
      <w:proofErr w:type="gramEnd"/>
      <w:r w:rsidRPr="0031286D">
        <w:rPr>
          <w:rFonts w:hint="eastAsia"/>
          <w:lang w:eastAsia="zh-CN"/>
        </w:rPr>
        <w:t>为</w:t>
      </w:r>
      <w:r w:rsidRPr="0031286D">
        <w:rPr>
          <w:rFonts w:hint="eastAsia"/>
          <w:lang w:eastAsia="zh-CN"/>
        </w:rPr>
        <w:t>512*8=4096</w:t>
      </w:r>
      <w:r w:rsidRPr="0031286D">
        <w:rPr>
          <w:rFonts w:hint="eastAsia"/>
          <w:lang w:eastAsia="zh-CN"/>
        </w:rPr>
        <w:t>。进一步，每组的数据容量确定为</w:t>
      </w:r>
      <w:r w:rsidRPr="0031286D">
        <w:rPr>
          <w:rFonts w:hint="eastAsia"/>
          <w:lang w:eastAsia="zh-CN"/>
        </w:rPr>
        <w:t>4096*512B=2MB</w:t>
      </w:r>
      <w:r w:rsidRPr="0031286D">
        <w:rPr>
          <w:rFonts w:hint="eastAsia"/>
          <w:lang w:eastAsia="zh-CN"/>
        </w:rPr>
        <w:t>。另外，模拟系统中，假设只有一个用户，故可以省略</w:t>
      </w:r>
      <w:proofErr w:type="gramStart"/>
      <w:r w:rsidRPr="0031286D">
        <w:rPr>
          <w:rFonts w:hint="eastAsia"/>
          <w:lang w:eastAsia="zh-CN"/>
        </w:rPr>
        <w:t>去文件</w:t>
      </w:r>
      <w:proofErr w:type="gramEnd"/>
      <w:r w:rsidRPr="0031286D">
        <w:rPr>
          <w:rFonts w:hint="eastAsia"/>
          <w:lang w:eastAsia="zh-CN"/>
        </w:rPr>
        <w:t>的所有者</w:t>
      </w:r>
      <w:r w:rsidRPr="0031286D">
        <w:rPr>
          <w:rFonts w:hint="eastAsia"/>
          <w:lang w:eastAsia="zh-CN"/>
        </w:rPr>
        <w:t>ID</w:t>
      </w:r>
      <w:r w:rsidRPr="0031286D">
        <w:rPr>
          <w:rFonts w:hint="eastAsia"/>
          <w:lang w:eastAsia="zh-CN"/>
        </w:rPr>
        <w:t>的域。</w:t>
      </w:r>
    </w:p>
    <w:p w14:paraId="22F970AE" w14:textId="71FFF42D" w:rsidR="0031286D" w:rsidRPr="0031286D" w:rsidRDefault="0031286D" w:rsidP="003A5B7F">
      <w:pPr>
        <w:pStyle w:val="a8"/>
        <w:numPr>
          <w:ilvl w:val="0"/>
          <w:numId w:val="5"/>
        </w:numPr>
        <w:spacing w:line="360" w:lineRule="auto"/>
        <w:ind w:firstLineChars="0"/>
        <w:rPr>
          <w:lang w:eastAsia="zh-CN"/>
        </w:rPr>
      </w:pPr>
      <w:r w:rsidRPr="0031286D">
        <w:rPr>
          <w:rFonts w:hint="eastAsia"/>
          <w:lang w:eastAsia="zh-CN"/>
        </w:rPr>
        <w:t>组描述符</w:t>
      </w:r>
      <w:r w:rsidRPr="0031286D">
        <w:rPr>
          <w:lang w:eastAsia="zh-CN"/>
        </w:rPr>
        <w:t xml:space="preserve"> </w:t>
      </w:r>
    </w:p>
    <w:p w14:paraId="7D1777E6" w14:textId="748BF8F5" w:rsidR="0031286D" w:rsidRPr="0031286D" w:rsidRDefault="0031286D" w:rsidP="003A5B7F">
      <w:pPr>
        <w:pStyle w:val="a8"/>
        <w:spacing w:line="360" w:lineRule="auto"/>
        <w:ind w:left="720" w:firstLineChars="0" w:firstLine="0"/>
        <w:rPr>
          <w:lang w:eastAsia="zh-CN"/>
        </w:rPr>
      </w:pPr>
      <w:r w:rsidRPr="0031286D">
        <w:rPr>
          <w:rFonts w:hint="eastAsia"/>
          <w:lang w:eastAsia="zh-CN"/>
        </w:rPr>
        <w:t>为简单起见，只定义一个组。因此，组描述符只占用一个块。同时，</w:t>
      </w:r>
      <w:r w:rsidRPr="0031286D">
        <w:rPr>
          <w:rFonts w:hint="eastAsia"/>
          <w:lang w:eastAsia="zh-CN"/>
        </w:rPr>
        <w:t>superblock</w:t>
      </w:r>
      <w:r w:rsidRPr="0031286D">
        <w:rPr>
          <w:rFonts w:hint="eastAsia"/>
          <w:lang w:eastAsia="zh-CN"/>
        </w:rPr>
        <w:t>块省略，其功能由组描述符块代替，即组描述符块中需要增加文件系统大小，索引结点的大小，卷名等原属于</w:t>
      </w:r>
      <w:r w:rsidRPr="0031286D">
        <w:rPr>
          <w:rFonts w:hint="eastAsia"/>
          <w:lang w:eastAsia="zh-CN"/>
        </w:rPr>
        <w:t>superblock</w:t>
      </w:r>
      <w:r w:rsidRPr="0031286D">
        <w:rPr>
          <w:rFonts w:hint="eastAsia"/>
          <w:lang w:eastAsia="zh-CN"/>
        </w:rPr>
        <w:t>的域。由此可得组描述符的数据结构如下</w:t>
      </w:r>
      <w:r>
        <w:rPr>
          <w:rFonts w:hint="eastAsia"/>
          <w:lang w:eastAsia="zh-CN"/>
        </w:rPr>
        <w:t>:</w:t>
      </w:r>
    </w:p>
    <w:p w14:paraId="44A90039" w14:textId="77777777" w:rsidR="0031286D" w:rsidRPr="0031286D" w:rsidRDefault="0031286D" w:rsidP="003A5B7F">
      <w:pPr>
        <w:pStyle w:val="a8"/>
        <w:spacing w:line="360" w:lineRule="auto"/>
        <w:ind w:left="720" w:firstLineChars="0" w:firstLine="0"/>
        <w:rPr>
          <w:lang w:eastAsia="zh-CN"/>
        </w:rPr>
      </w:pPr>
      <w:r w:rsidRPr="0031286D">
        <w:rPr>
          <w:lang w:eastAsia="zh-CN"/>
        </w:rPr>
        <w:t xml:space="preserve">struct ext2_group_desc </w:t>
      </w:r>
    </w:p>
    <w:p w14:paraId="227A5B08" w14:textId="77777777" w:rsidR="0031286D" w:rsidRPr="0031286D" w:rsidRDefault="0031286D" w:rsidP="003A5B7F">
      <w:pPr>
        <w:pStyle w:val="a8"/>
        <w:spacing w:line="360" w:lineRule="auto"/>
        <w:ind w:left="720" w:firstLineChars="0" w:firstLine="0"/>
        <w:rPr>
          <w:lang w:eastAsia="zh-CN"/>
        </w:rPr>
      </w:pPr>
      <w:r w:rsidRPr="0031286D">
        <w:rPr>
          <w:lang w:eastAsia="zh-CN"/>
        </w:rPr>
        <w:t xml:space="preserve">{ </w:t>
      </w:r>
    </w:p>
    <w:p w14:paraId="4B0310F5" w14:textId="77777777" w:rsidR="0031286D" w:rsidRPr="0031286D" w:rsidRDefault="0031286D" w:rsidP="003A5B7F">
      <w:pPr>
        <w:pStyle w:val="a8"/>
        <w:spacing w:line="360" w:lineRule="auto"/>
        <w:ind w:left="720" w:firstLineChars="0" w:firstLine="0"/>
        <w:rPr>
          <w:lang w:eastAsia="zh-CN"/>
        </w:rPr>
      </w:pPr>
      <w:r w:rsidRPr="0031286D">
        <w:rPr>
          <w:rFonts w:hint="eastAsia"/>
          <w:lang w:eastAsia="zh-CN"/>
        </w:rPr>
        <w:t>类型</w:t>
      </w:r>
      <w:r w:rsidRPr="0031286D">
        <w:rPr>
          <w:rFonts w:hint="eastAsia"/>
          <w:lang w:eastAsia="zh-CN"/>
        </w:rPr>
        <w:t xml:space="preserve">  </w:t>
      </w:r>
      <w:r w:rsidRPr="0031286D">
        <w:rPr>
          <w:lang w:eastAsia="zh-CN"/>
        </w:rPr>
        <w:t>bytes</w:t>
      </w:r>
      <w:r w:rsidRPr="0031286D">
        <w:rPr>
          <w:lang w:eastAsia="zh-CN"/>
        </w:rPr>
        <w:tab/>
      </w:r>
      <w:r w:rsidRPr="0031286D">
        <w:rPr>
          <w:rFonts w:hint="eastAsia"/>
          <w:lang w:eastAsia="zh-CN"/>
        </w:rPr>
        <w:t>域</w:t>
      </w:r>
      <w:r w:rsidRPr="0031286D">
        <w:rPr>
          <w:rFonts w:hint="eastAsia"/>
          <w:lang w:eastAsia="zh-CN"/>
        </w:rPr>
        <w:tab/>
        <w:t xml:space="preserve">                             </w:t>
      </w:r>
      <w:r w:rsidRPr="0031286D">
        <w:rPr>
          <w:rFonts w:hint="eastAsia"/>
          <w:lang w:eastAsia="zh-CN"/>
        </w:rPr>
        <w:t>释意</w:t>
      </w:r>
    </w:p>
    <w:p w14:paraId="4FAE52AE" w14:textId="77777777" w:rsidR="0031286D" w:rsidRPr="0031286D" w:rsidRDefault="0031286D" w:rsidP="003A5B7F">
      <w:pPr>
        <w:pStyle w:val="a8"/>
        <w:spacing w:line="360" w:lineRule="auto"/>
        <w:ind w:left="720" w:firstLineChars="0" w:firstLine="0"/>
        <w:rPr>
          <w:lang w:eastAsia="zh-CN"/>
        </w:rPr>
      </w:pPr>
      <w:r w:rsidRPr="0031286D">
        <w:rPr>
          <w:lang w:eastAsia="zh-CN"/>
        </w:rPr>
        <w:t>char[ ] 16</w:t>
      </w:r>
      <w:r w:rsidRPr="0031286D">
        <w:rPr>
          <w:lang w:eastAsia="zh-CN"/>
        </w:rPr>
        <w:tab/>
      </w:r>
      <w:proofErr w:type="spellStart"/>
      <w:r w:rsidRPr="0031286D">
        <w:rPr>
          <w:lang w:eastAsia="zh-CN"/>
        </w:rPr>
        <w:t>bg_volume_name</w:t>
      </w:r>
      <w:proofErr w:type="spellEnd"/>
      <w:r w:rsidRPr="0031286D">
        <w:rPr>
          <w:lang w:eastAsia="zh-CN"/>
        </w:rPr>
        <w:t xml:space="preserve">[16];  </w:t>
      </w:r>
      <w:r w:rsidRPr="0031286D">
        <w:rPr>
          <w:lang w:eastAsia="zh-CN"/>
        </w:rPr>
        <w:tab/>
      </w:r>
      <w:r w:rsidRPr="0031286D">
        <w:rPr>
          <w:rFonts w:hint="eastAsia"/>
          <w:lang w:eastAsia="zh-CN"/>
        </w:rPr>
        <w:t>卷名</w:t>
      </w:r>
    </w:p>
    <w:p w14:paraId="6DA6C895" w14:textId="77777777" w:rsidR="0031286D" w:rsidRPr="0031286D" w:rsidRDefault="0031286D" w:rsidP="003A5B7F">
      <w:pPr>
        <w:pStyle w:val="a8"/>
        <w:spacing w:line="360" w:lineRule="auto"/>
        <w:ind w:left="720" w:firstLineChars="0" w:firstLine="0"/>
        <w:rPr>
          <w:lang w:eastAsia="zh-CN"/>
        </w:rPr>
      </w:pPr>
      <w:r w:rsidRPr="0031286D">
        <w:rPr>
          <w:lang w:eastAsia="zh-CN"/>
        </w:rPr>
        <w:t>__u16   2</w:t>
      </w:r>
      <w:r w:rsidRPr="0031286D">
        <w:rPr>
          <w:lang w:eastAsia="zh-CN"/>
        </w:rPr>
        <w:tab/>
      </w:r>
      <w:proofErr w:type="spellStart"/>
      <w:r w:rsidRPr="0031286D">
        <w:rPr>
          <w:lang w:eastAsia="zh-CN"/>
        </w:rPr>
        <w:t>bg_block_bitmap</w:t>
      </w:r>
      <w:proofErr w:type="spellEnd"/>
      <w:r w:rsidRPr="0031286D">
        <w:rPr>
          <w:lang w:eastAsia="zh-CN"/>
        </w:rPr>
        <w:t xml:space="preserve">;       </w:t>
      </w:r>
      <w:r w:rsidRPr="0031286D">
        <w:rPr>
          <w:lang w:eastAsia="zh-CN"/>
        </w:rPr>
        <w:tab/>
      </w:r>
      <w:r w:rsidRPr="0031286D">
        <w:rPr>
          <w:rFonts w:hint="eastAsia"/>
          <w:lang w:eastAsia="zh-CN"/>
        </w:rPr>
        <w:t>保存块位图的块号</w:t>
      </w:r>
    </w:p>
    <w:p w14:paraId="3269E122" w14:textId="77777777" w:rsidR="0031286D" w:rsidRPr="0031286D" w:rsidRDefault="0031286D" w:rsidP="003A5B7F">
      <w:pPr>
        <w:pStyle w:val="a8"/>
        <w:spacing w:line="360" w:lineRule="auto"/>
        <w:ind w:left="720" w:firstLineChars="0" w:firstLine="0"/>
        <w:rPr>
          <w:lang w:eastAsia="zh-CN"/>
        </w:rPr>
      </w:pPr>
      <w:r w:rsidRPr="0031286D">
        <w:rPr>
          <w:lang w:eastAsia="zh-CN"/>
        </w:rPr>
        <w:t>__u16   2</w:t>
      </w:r>
      <w:r w:rsidRPr="0031286D">
        <w:rPr>
          <w:lang w:eastAsia="zh-CN"/>
        </w:rPr>
        <w:tab/>
      </w:r>
      <w:proofErr w:type="spellStart"/>
      <w:r w:rsidRPr="0031286D">
        <w:rPr>
          <w:lang w:eastAsia="zh-CN"/>
        </w:rPr>
        <w:t>bg_inode_bitmap</w:t>
      </w:r>
      <w:proofErr w:type="spellEnd"/>
      <w:r w:rsidRPr="0031286D">
        <w:rPr>
          <w:lang w:eastAsia="zh-CN"/>
        </w:rPr>
        <w:t xml:space="preserve">;     </w:t>
      </w:r>
      <w:r w:rsidRPr="0031286D">
        <w:rPr>
          <w:lang w:eastAsia="zh-CN"/>
        </w:rPr>
        <w:tab/>
      </w:r>
      <w:r w:rsidRPr="0031286D">
        <w:rPr>
          <w:rFonts w:hint="eastAsia"/>
          <w:lang w:eastAsia="zh-CN"/>
        </w:rPr>
        <w:t>保存索引结点位图的块号</w:t>
      </w:r>
    </w:p>
    <w:p w14:paraId="22EEA980" w14:textId="77777777" w:rsidR="0031286D" w:rsidRPr="0031286D" w:rsidRDefault="0031286D" w:rsidP="003A5B7F">
      <w:pPr>
        <w:pStyle w:val="a8"/>
        <w:spacing w:line="360" w:lineRule="auto"/>
        <w:ind w:left="720" w:firstLineChars="0" w:firstLine="0"/>
        <w:rPr>
          <w:lang w:eastAsia="zh-CN"/>
        </w:rPr>
      </w:pPr>
      <w:r w:rsidRPr="0031286D">
        <w:rPr>
          <w:lang w:eastAsia="zh-CN"/>
        </w:rPr>
        <w:t>__u16   2</w:t>
      </w:r>
      <w:r w:rsidRPr="0031286D">
        <w:rPr>
          <w:lang w:eastAsia="zh-CN"/>
        </w:rPr>
        <w:tab/>
      </w:r>
      <w:proofErr w:type="spellStart"/>
      <w:r w:rsidRPr="0031286D">
        <w:rPr>
          <w:lang w:eastAsia="zh-CN"/>
        </w:rPr>
        <w:t>bg_inode_table</w:t>
      </w:r>
      <w:proofErr w:type="spellEnd"/>
      <w:r w:rsidRPr="0031286D">
        <w:rPr>
          <w:lang w:eastAsia="zh-CN"/>
        </w:rPr>
        <w:t xml:space="preserve">;     </w:t>
      </w:r>
      <w:r w:rsidRPr="0031286D">
        <w:rPr>
          <w:lang w:eastAsia="zh-CN"/>
        </w:rPr>
        <w:tab/>
      </w:r>
      <w:r w:rsidRPr="0031286D">
        <w:rPr>
          <w:rFonts w:hint="eastAsia"/>
          <w:lang w:eastAsia="zh-CN"/>
        </w:rPr>
        <w:t>索引结点表的起始块号</w:t>
      </w:r>
    </w:p>
    <w:p w14:paraId="38E9464D" w14:textId="77777777" w:rsidR="0031286D" w:rsidRPr="0031286D" w:rsidRDefault="0031286D" w:rsidP="003A5B7F">
      <w:pPr>
        <w:pStyle w:val="a8"/>
        <w:spacing w:line="360" w:lineRule="auto"/>
        <w:ind w:left="720" w:firstLineChars="0" w:firstLine="0"/>
        <w:rPr>
          <w:lang w:eastAsia="zh-CN"/>
        </w:rPr>
      </w:pPr>
      <w:r w:rsidRPr="0031286D">
        <w:rPr>
          <w:lang w:eastAsia="zh-CN"/>
        </w:rPr>
        <w:t>__u16   2</w:t>
      </w:r>
      <w:r w:rsidRPr="0031286D">
        <w:rPr>
          <w:lang w:eastAsia="zh-CN"/>
        </w:rPr>
        <w:tab/>
      </w:r>
      <w:proofErr w:type="spellStart"/>
      <w:r w:rsidRPr="0031286D">
        <w:rPr>
          <w:lang w:eastAsia="zh-CN"/>
        </w:rPr>
        <w:t>bg_free_blocks_count</w:t>
      </w:r>
      <w:proofErr w:type="spellEnd"/>
      <w:r w:rsidRPr="0031286D">
        <w:rPr>
          <w:lang w:eastAsia="zh-CN"/>
        </w:rPr>
        <w:t xml:space="preserve">;   </w:t>
      </w:r>
      <w:r w:rsidRPr="0031286D">
        <w:rPr>
          <w:lang w:eastAsia="zh-CN"/>
        </w:rPr>
        <w:tab/>
      </w:r>
      <w:r w:rsidRPr="0031286D">
        <w:rPr>
          <w:rFonts w:hint="eastAsia"/>
          <w:lang w:eastAsia="zh-CN"/>
        </w:rPr>
        <w:t>本组空闲块的个数</w:t>
      </w:r>
    </w:p>
    <w:p w14:paraId="683AD7A7" w14:textId="77777777" w:rsidR="0031286D" w:rsidRPr="0031286D" w:rsidRDefault="0031286D" w:rsidP="003A5B7F">
      <w:pPr>
        <w:pStyle w:val="a8"/>
        <w:spacing w:line="360" w:lineRule="auto"/>
        <w:ind w:left="720" w:firstLineChars="0" w:firstLine="0"/>
        <w:rPr>
          <w:lang w:eastAsia="zh-CN"/>
        </w:rPr>
      </w:pPr>
      <w:r w:rsidRPr="0031286D">
        <w:rPr>
          <w:lang w:eastAsia="zh-CN"/>
        </w:rPr>
        <w:t>__u16   2</w:t>
      </w:r>
      <w:r w:rsidRPr="0031286D">
        <w:rPr>
          <w:lang w:eastAsia="zh-CN"/>
        </w:rPr>
        <w:tab/>
      </w:r>
      <w:proofErr w:type="spellStart"/>
      <w:r w:rsidRPr="0031286D">
        <w:rPr>
          <w:lang w:eastAsia="zh-CN"/>
        </w:rPr>
        <w:t>bg_free_inodes_count</w:t>
      </w:r>
      <w:proofErr w:type="spellEnd"/>
      <w:r w:rsidRPr="0031286D">
        <w:rPr>
          <w:lang w:eastAsia="zh-CN"/>
        </w:rPr>
        <w:t xml:space="preserve">;   </w:t>
      </w:r>
      <w:r w:rsidRPr="0031286D">
        <w:rPr>
          <w:lang w:eastAsia="zh-CN"/>
        </w:rPr>
        <w:tab/>
      </w:r>
      <w:r w:rsidRPr="0031286D">
        <w:rPr>
          <w:rFonts w:hint="eastAsia"/>
          <w:lang w:eastAsia="zh-CN"/>
        </w:rPr>
        <w:t>本组空闲索引结点的个数</w:t>
      </w:r>
    </w:p>
    <w:p w14:paraId="34702026" w14:textId="77777777" w:rsidR="0031286D" w:rsidRPr="0031286D" w:rsidRDefault="0031286D" w:rsidP="003A5B7F">
      <w:pPr>
        <w:pStyle w:val="a8"/>
        <w:spacing w:line="360" w:lineRule="auto"/>
        <w:ind w:left="720" w:firstLineChars="0" w:firstLine="0"/>
        <w:rPr>
          <w:lang w:eastAsia="zh-CN"/>
        </w:rPr>
      </w:pPr>
      <w:r w:rsidRPr="0031286D">
        <w:rPr>
          <w:lang w:eastAsia="zh-CN"/>
        </w:rPr>
        <w:t>__u16   2</w:t>
      </w:r>
      <w:r w:rsidRPr="0031286D">
        <w:rPr>
          <w:lang w:eastAsia="zh-CN"/>
        </w:rPr>
        <w:tab/>
      </w:r>
      <w:proofErr w:type="spellStart"/>
      <w:r w:rsidRPr="0031286D">
        <w:rPr>
          <w:lang w:eastAsia="zh-CN"/>
        </w:rPr>
        <w:t>bg_used_dirs_count</w:t>
      </w:r>
      <w:proofErr w:type="spellEnd"/>
      <w:r w:rsidRPr="0031286D">
        <w:rPr>
          <w:lang w:eastAsia="zh-CN"/>
        </w:rPr>
        <w:t>;</w:t>
      </w:r>
      <w:r w:rsidRPr="0031286D">
        <w:rPr>
          <w:lang w:eastAsia="zh-CN"/>
        </w:rPr>
        <w:tab/>
      </w:r>
      <w:r w:rsidRPr="0031286D">
        <w:rPr>
          <w:rFonts w:hint="eastAsia"/>
          <w:lang w:eastAsia="zh-CN"/>
        </w:rPr>
        <w:t>本组目录的个数</w:t>
      </w:r>
    </w:p>
    <w:p w14:paraId="4C8E1CA8" w14:textId="77777777" w:rsidR="0031286D" w:rsidRPr="0031286D" w:rsidRDefault="0031286D" w:rsidP="003A5B7F">
      <w:pPr>
        <w:pStyle w:val="a8"/>
        <w:spacing w:line="360" w:lineRule="auto"/>
        <w:ind w:left="720" w:firstLineChars="0" w:firstLine="0"/>
        <w:rPr>
          <w:lang w:eastAsia="zh-CN"/>
        </w:rPr>
      </w:pPr>
      <w:r w:rsidRPr="0031286D">
        <w:rPr>
          <w:lang w:eastAsia="zh-CN"/>
        </w:rPr>
        <w:t>char[ ]  4</w:t>
      </w:r>
      <w:r w:rsidRPr="0031286D">
        <w:rPr>
          <w:lang w:eastAsia="zh-CN"/>
        </w:rPr>
        <w:tab/>
      </w:r>
      <w:proofErr w:type="spellStart"/>
      <w:r w:rsidRPr="0031286D">
        <w:rPr>
          <w:lang w:eastAsia="zh-CN"/>
        </w:rPr>
        <w:t>bg_pad</w:t>
      </w:r>
      <w:proofErr w:type="spellEnd"/>
      <w:r w:rsidRPr="0031286D">
        <w:rPr>
          <w:lang w:eastAsia="zh-CN"/>
        </w:rPr>
        <w:t xml:space="preserve">[4]; </w:t>
      </w:r>
      <w:r w:rsidRPr="0031286D">
        <w:rPr>
          <w:lang w:eastAsia="zh-CN"/>
        </w:rPr>
        <w:tab/>
        <w:t xml:space="preserve">               </w:t>
      </w:r>
      <w:r w:rsidRPr="0031286D">
        <w:rPr>
          <w:rFonts w:hint="eastAsia"/>
          <w:lang w:eastAsia="zh-CN"/>
        </w:rPr>
        <w:t>填充</w:t>
      </w:r>
      <w:r w:rsidRPr="0031286D">
        <w:rPr>
          <w:lang w:eastAsia="zh-CN"/>
        </w:rPr>
        <w:t>(0xff)</w:t>
      </w:r>
      <w:r w:rsidRPr="0031286D">
        <w:rPr>
          <w:lang w:eastAsia="zh-CN"/>
        </w:rPr>
        <w:tab/>
      </w:r>
      <w:r w:rsidRPr="0031286D">
        <w:rPr>
          <w:lang w:eastAsia="zh-CN"/>
        </w:rPr>
        <w:tab/>
      </w:r>
    </w:p>
    <w:p w14:paraId="02EE447C" w14:textId="77777777" w:rsidR="0031286D" w:rsidRPr="0031286D" w:rsidRDefault="0031286D" w:rsidP="003A5B7F">
      <w:pPr>
        <w:pStyle w:val="a8"/>
        <w:spacing w:line="360" w:lineRule="auto"/>
        <w:ind w:left="720" w:firstLineChars="0" w:firstLine="0"/>
        <w:rPr>
          <w:lang w:eastAsia="zh-CN"/>
        </w:rPr>
      </w:pPr>
      <w:r w:rsidRPr="0031286D">
        <w:rPr>
          <w:lang w:eastAsia="zh-CN"/>
        </w:rPr>
        <w:t>};</w:t>
      </w:r>
    </w:p>
    <w:p w14:paraId="09C5E84C" w14:textId="77777777" w:rsidR="0031286D" w:rsidRPr="0031286D" w:rsidRDefault="0031286D" w:rsidP="003A5B7F">
      <w:pPr>
        <w:pStyle w:val="a8"/>
        <w:spacing w:line="360" w:lineRule="auto"/>
        <w:ind w:left="720" w:firstLineChars="0" w:firstLine="0"/>
        <w:rPr>
          <w:lang w:eastAsia="zh-CN"/>
        </w:rPr>
      </w:pPr>
      <w:r w:rsidRPr="0031286D">
        <w:rPr>
          <w:rFonts w:hint="eastAsia"/>
          <w:lang w:eastAsia="zh-CN"/>
        </w:rPr>
        <w:t>合计</w:t>
      </w:r>
      <w:r w:rsidRPr="0031286D">
        <w:rPr>
          <w:lang w:eastAsia="zh-CN"/>
        </w:rPr>
        <w:t>32</w:t>
      </w:r>
      <w:r w:rsidRPr="0031286D">
        <w:rPr>
          <w:rFonts w:hint="eastAsia"/>
          <w:lang w:eastAsia="zh-CN"/>
        </w:rPr>
        <w:t>个字节，由于只有一个组，且占用一个块，故需要填充剩下的</w:t>
      </w:r>
      <w:r w:rsidRPr="0031286D">
        <w:rPr>
          <w:lang w:eastAsia="zh-CN"/>
        </w:rPr>
        <w:t>512-32=480</w:t>
      </w:r>
      <w:r w:rsidRPr="0031286D">
        <w:rPr>
          <w:rFonts w:hint="eastAsia"/>
          <w:lang w:eastAsia="zh-CN"/>
        </w:rPr>
        <w:t>字节。</w:t>
      </w:r>
      <w:r w:rsidRPr="0031286D">
        <w:rPr>
          <w:lang w:eastAsia="zh-CN"/>
        </w:rPr>
        <w:t xml:space="preserve"> </w:t>
      </w:r>
    </w:p>
    <w:p w14:paraId="66A5E14C" w14:textId="77777777" w:rsidR="0031286D" w:rsidRPr="0031286D" w:rsidRDefault="0031286D" w:rsidP="003A5B7F">
      <w:pPr>
        <w:spacing w:line="360" w:lineRule="auto"/>
        <w:rPr>
          <w:b/>
          <w:bCs/>
          <w:sz w:val="30"/>
          <w:szCs w:val="30"/>
          <w:lang w:eastAsia="zh-CN"/>
        </w:rPr>
      </w:pPr>
      <w:r w:rsidRPr="0031286D">
        <w:rPr>
          <w:rFonts w:hint="eastAsia"/>
          <w:b/>
          <w:bCs/>
          <w:sz w:val="30"/>
          <w:szCs w:val="30"/>
          <w:lang w:eastAsia="zh-CN"/>
        </w:rPr>
        <w:lastRenderedPageBreak/>
        <w:t>索引结点数据结构</w:t>
      </w:r>
    </w:p>
    <w:p w14:paraId="04C0FC53" w14:textId="5E849DBF" w:rsidR="0031286D" w:rsidRPr="0031286D" w:rsidRDefault="0031286D" w:rsidP="003A5B7F">
      <w:pPr>
        <w:pStyle w:val="a8"/>
        <w:numPr>
          <w:ilvl w:val="0"/>
          <w:numId w:val="5"/>
        </w:numPr>
        <w:spacing w:line="360" w:lineRule="auto"/>
        <w:ind w:firstLineChars="0"/>
        <w:rPr>
          <w:lang w:eastAsia="zh-CN"/>
        </w:rPr>
      </w:pPr>
      <w:r w:rsidRPr="0031286D">
        <w:rPr>
          <w:rFonts w:hint="eastAsia"/>
          <w:lang w:eastAsia="zh-CN"/>
        </w:rPr>
        <w:t>由于容量已经确定，文件最大即为</w:t>
      </w:r>
      <w:r w:rsidRPr="0031286D">
        <w:rPr>
          <w:rFonts w:hint="eastAsia"/>
          <w:lang w:eastAsia="zh-CN"/>
        </w:rPr>
        <w:t>2MB</w:t>
      </w:r>
      <w:r w:rsidRPr="0031286D">
        <w:rPr>
          <w:rFonts w:hint="eastAsia"/>
          <w:lang w:eastAsia="zh-CN"/>
        </w:rPr>
        <w:t>。需要</w:t>
      </w:r>
      <w:r w:rsidRPr="0031286D">
        <w:rPr>
          <w:rFonts w:hint="eastAsia"/>
          <w:lang w:eastAsia="zh-CN"/>
        </w:rPr>
        <w:t>4096</w:t>
      </w:r>
      <w:r w:rsidRPr="0031286D">
        <w:rPr>
          <w:rFonts w:hint="eastAsia"/>
          <w:lang w:eastAsia="zh-CN"/>
        </w:rPr>
        <w:t>个数据块。索引结点的数据结构中，仍然采用多级索引机制。由于文件系统</w:t>
      </w:r>
      <w:proofErr w:type="gramStart"/>
      <w:r w:rsidRPr="0031286D">
        <w:rPr>
          <w:rFonts w:hint="eastAsia"/>
          <w:lang w:eastAsia="zh-CN"/>
        </w:rPr>
        <w:t>总块数必然</w:t>
      </w:r>
      <w:proofErr w:type="gramEnd"/>
      <w:r w:rsidRPr="0031286D">
        <w:rPr>
          <w:rFonts w:hint="eastAsia"/>
          <w:lang w:eastAsia="zh-CN"/>
        </w:rPr>
        <w:t>小于</w:t>
      </w:r>
      <w:r w:rsidRPr="0031286D">
        <w:rPr>
          <w:rFonts w:hint="eastAsia"/>
          <w:lang w:eastAsia="zh-CN"/>
        </w:rPr>
        <w:t>4096*2</w:t>
      </w:r>
      <w:r w:rsidRPr="0031286D">
        <w:rPr>
          <w:rFonts w:hint="eastAsia"/>
          <w:lang w:eastAsia="zh-CN"/>
        </w:rPr>
        <w:t>，所以只需要</w:t>
      </w:r>
      <w:r w:rsidRPr="0031286D">
        <w:rPr>
          <w:rFonts w:hint="eastAsia"/>
          <w:lang w:eastAsia="zh-CN"/>
        </w:rPr>
        <w:t>13</w:t>
      </w:r>
      <w:r w:rsidRPr="0031286D">
        <w:rPr>
          <w:rFonts w:hint="eastAsia"/>
          <w:lang w:eastAsia="zh-CN"/>
        </w:rPr>
        <w:t>个二进制位即可对块进行全局计数，实际实现用</w:t>
      </w:r>
      <w:r w:rsidRPr="0031286D">
        <w:rPr>
          <w:rFonts w:hint="eastAsia"/>
          <w:lang w:eastAsia="zh-CN"/>
        </w:rPr>
        <w:t>unsigned int 16</w:t>
      </w:r>
      <w:r w:rsidRPr="0031286D">
        <w:rPr>
          <w:rFonts w:hint="eastAsia"/>
          <w:lang w:eastAsia="zh-CN"/>
        </w:rPr>
        <w:t>位变量，即</w:t>
      </w:r>
      <w:r w:rsidRPr="0031286D">
        <w:rPr>
          <w:rFonts w:hint="eastAsia"/>
          <w:lang w:eastAsia="zh-CN"/>
        </w:rPr>
        <w:t>2</w:t>
      </w:r>
      <w:r w:rsidRPr="0031286D">
        <w:rPr>
          <w:rFonts w:hint="eastAsia"/>
          <w:lang w:eastAsia="zh-CN"/>
        </w:rPr>
        <w:t>字节表示</w:t>
      </w:r>
      <w:r w:rsidRPr="0031286D">
        <w:rPr>
          <w:rFonts w:hint="eastAsia"/>
          <w:lang w:eastAsia="zh-CN"/>
        </w:rPr>
        <w:t>1</w:t>
      </w:r>
      <w:r w:rsidRPr="0031286D">
        <w:rPr>
          <w:rFonts w:hint="eastAsia"/>
          <w:lang w:eastAsia="zh-CN"/>
        </w:rPr>
        <w:t>个块号。</w:t>
      </w:r>
    </w:p>
    <w:p w14:paraId="7A9CBC36" w14:textId="6B01A13D" w:rsidR="0031286D" w:rsidRPr="0031286D" w:rsidRDefault="0031286D" w:rsidP="003A5B7F">
      <w:pPr>
        <w:pStyle w:val="a8"/>
        <w:numPr>
          <w:ilvl w:val="0"/>
          <w:numId w:val="5"/>
        </w:numPr>
        <w:spacing w:line="360" w:lineRule="auto"/>
        <w:ind w:firstLineChars="0"/>
        <w:rPr>
          <w:lang w:eastAsia="zh-CN"/>
        </w:rPr>
      </w:pPr>
      <w:r w:rsidRPr="0031286D">
        <w:rPr>
          <w:rFonts w:hint="eastAsia"/>
          <w:lang w:eastAsia="zh-CN"/>
        </w:rPr>
        <w:t>在一级子索引中，如果一个数据块都用来存放块号，则可以存放</w:t>
      </w:r>
      <w:r w:rsidRPr="0031286D">
        <w:rPr>
          <w:rFonts w:hint="eastAsia"/>
          <w:lang w:eastAsia="zh-CN"/>
        </w:rPr>
        <w:t>512/2</w:t>
      </w:r>
      <w:r w:rsidRPr="0031286D">
        <w:rPr>
          <w:rFonts w:hint="eastAsia"/>
          <w:lang w:eastAsia="zh-CN"/>
        </w:rPr>
        <w:t>＝</w:t>
      </w:r>
      <w:r w:rsidRPr="0031286D">
        <w:rPr>
          <w:rFonts w:hint="eastAsia"/>
          <w:lang w:eastAsia="zh-CN"/>
        </w:rPr>
        <w:t>256</w:t>
      </w:r>
      <w:r w:rsidRPr="0031286D">
        <w:rPr>
          <w:rFonts w:hint="eastAsia"/>
          <w:lang w:eastAsia="zh-CN"/>
        </w:rPr>
        <w:t>个。因此，只使用一级子索引可以容纳最大的文件为</w:t>
      </w:r>
      <w:r w:rsidRPr="0031286D">
        <w:rPr>
          <w:rFonts w:hint="eastAsia"/>
          <w:lang w:eastAsia="zh-CN"/>
        </w:rPr>
        <w:t>256*512=128KB</w:t>
      </w:r>
      <w:r w:rsidRPr="0031286D">
        <w:rPr>
          <w:rFonts w:hint="eastAsia"/>
          <w:lang w:eastAsia="zh-CN"/>
        </w:rPr>
        <w:t>。需要使用二级子索引。只使用二级子索引时，索引结点中的一个指针可以指向</w:t>
      </w:r>
      <w:r w:rsidRPr="0031286D">
        <w:rPr>
          <w:rFonts w:hint="eastAsia"/>
          <w:lang w:eastAsia="zh-CN"/>
        </w:rPr>
        <w:t>256</w:t>
      </w:r>
      <w:r w:rsidRPr="0031286D">
        <w:rPr>
          <w:rFonts w:hint="eastAsia"/>
          <w:lang w:eastAsia="zh-CN"/>
        </w:rPr>
        <w:t>＊</w:t>
      </w:r>
      <w:r w:rsidRPr="0031286D">
        <w:rPr>
          <w:rFonts w:hint="eastAsia"/>
          <w:lang w:eastAsia="zh-CN"/>
        </w:rPr>
        <w:t>256</w:t>
      </w:r>
      <w:r w:rsidRPr="0031286D">
        <w:rPr>
          <w:rFonts w:hint="eastAsia"/>
          <w:lang w:eastAsia="zh-CN"/>
        </w:rPr>
        <w:t>个块，即</w:t>
      </w:r>
      <w:r w:rsidRPr="0031286D">
        <w:rPr>
          <w:rFonts w:hint="eastAsia"/>
          <w:lang w:eastAsia="zh-CN"/>
        </w:rPr>
        <w:t>256*256*512=8MB</w:t>
      </w:r>
      <w:r w:rsidRPr="0031286D">
        <w:rPr>
          <w:rFonts w:hint="eastAsia"/>
          <w:lang w:eastAsia="zh-CN"/>
        </w:rPr>
        <w:t>，已经可以满足要求了。为了尽量“像”</w:t>
      </w:r>
      <w:r w:rsidRPr="0031286D">
        <w:rPr>
          <w:rFonts w:hint="eastAsia"/>
          <w:lang w:eastAsia="zh-CN"/>
        </w:rPr>
        <w:t>ext2</w:t>
      </w:r>
      <w:r w:rsidRPr="0031286D">
        <w:rPr>
          <w:rFonts w:hint="eastAsia"/>
          <w:lang w:eastAsia="zh-CN"/>
        </w:rPr>
        <w:t>，也为了简单起见，索引结点的直接索引定义</w:t>
      </w:r>
      <w:r w:rsidRPr="0031286D">
        <w:rPr>
          <w:rFonts w:hint="eastAsia"/>
          <w:lang w:eastAsia="zh-CN"/>
        </w:rPr>
        <w:t>6</w:t>
      </w:r>
      <w:r w:rsidRPr="0031286D">
        <w:rPr>
          <w:rFonts w:hint="eastAsia"/>
          <w:lang w:eastAsia="zh-CN"/>
        </w:rPr>
        <w:t>个，一级子索引定义</w:t>
      </w:r>
      <w:r w:rsidRPr="0031286D">
        <w:rPr>
          <w:rFonts w:hint="eastAsia"/>
          <w:lang w:eastAsia="zh-CN"/>
        </w:rPr>
        <w:t>1</w:t>
      </w:r>
      <w:r w:rsidRPr="0031286D">
        <w:rPr>
          <w:rFonts w:hint="eastAsia"/>
          <w:lang w:eastAsia="zh-CN"/>
        </w:rPr>
        <w:t>个，二级子索引定义</w:t>
      </w:r>
      <w:r w:rsidRPr="0031286D">
        <w:rPr>
          <w:rFonts w:hint="eastAsia"/>
          <w:lang w:eastAsia="zh-CN"/>
        </w:rPr>
        <w:t>1</w:t>
      </w:r>
      <w:r w:rsidRPr="0031286D">
        <w:rPr>
          <w:rFonts w:hint="eastAsia"/>
          <w:lang w:eastAsia="zh-CN"/>
        </w:rPr>
        <w:t>个。总计</w:t>
      </w:r>
      <w:r w:rsidRPr="0031286D">
        <w:rPr>
          <w:rFonts w:hint="eastAsia"/>
          <w:lang w:eastAsia="zh-CN"/>
        </w:rPr>
        <w:t>8</w:t>
      </w:r>
      <w:r w:rsidRPr="0031286D">
        <w:rPr>
          <w:rFonts w:hint="eastAsia"/>
          <w:lang w:eastAsia="zh-CN"/>
        </w:rPr>
        <w:t>个指针。</w:t>
      </w:r>
      <w:r w:rsidRPr="0031286D">
        <w:rPr>
          <w:rFonts w:hint="eastAsia"/>
          <w:lang w:eastAsia="zh-CN"/>
        </w:rPr>
        <w:t xml:space="preserve"> </w:t>
      </w:r>
    </w:p>
    <w:p w14:paraId="493421AB" w14:textId="7534E408" w:rsidR="0031286D" w:rsidRPr="00205F7E" w:rsidRDefault="0031286D" w:rsidP="003A5B7F">
      <w:pPr>
        <w:pStyle w:val="a8"/>
        <w:numPr>
          <w:ilvl w:val="0"/>
          <w:numId w:val="5"/>
        </w:numPr>
        <w:spacing w:line="360" w:lineRule="auto"/>
        <w:ind w:firstLineChars="0"/>
        <w:rPr>
          <w:b/>
          <w:bCs/>
          <w:lang w:eastAsia="zh-CN"/>
        </w:rPr>
      </w:pPr>
      <w:r w:rsidRPr="00205F7E">
        <w:rPr>
          <w:rFonts w:hint="eastAsia"/>
          <w:b/>
          <w:bCs/>
          <w:lang w:eastAsia="zh-CN"/>
        </w:rPr>
        <w:t>索引结点的数据结构定义</w:t>
      </w:r>
    </w:p>
    <w:p w14:paraId="6FFC6D97" w14:textId="77777777" w:rsidR="0031286D" w:rsidRPr="0031286D" w:rsidRDefault="0031286D" w:rsidP="003A5B7F">
      <w:pPr>
        <w:pStyle w:val="a8"/>
        <w:spacing w:line="360" w:lineRule="auto"/>
        <w:ind w:left="720" w:firstLineChars="0" w:firstLine="0"/>
        <w:rPr>
          <w:lang w:eastAsia="zh-CN"/>
        </w:rPr>
      </w:pPr>
      <w:r w:rsidRPr="0031286D">
        <w:rPr>
          <w:lang w:eastAsia="zh-CN"/>
        </w:rPr>
        <w:t>struct ext2_inode {</w:t>
      </w:r>
    </w:p>
    <w:p w14:paraId="42053D34" w14:textId="77777777" w:rsidR="0031286D" w:rsidRPr="0031286D" w:rsidRDefault="0031286D" w:rsidP="003A5B7F">
      <w:pPr>
        <w:pStyle w:val="a8"/>
        <w:spacing w:line="360" w:lineRule="auto"/>
        <w:ind w:left="720" w:firstLineChars="0" w:firstLine="0"/>
        <w:rPr>
          <w:lang w:eastAsia="zh-CN"/>
        </w:rPr>
      </w:pPr>
      <w:r w:rsidRPr="0031286D">
        <w:rPr>
          <w:rFonts w:hint="eastAsia"/>
          <w:lang w:eastAsia="zh-CN"/>
        </w:rPr>
        <w:t>类型</w:t>
      </w:r>
      <w:r w:rsidRPr="0031286D">
        <w:rPr>
          <w:rFonts w:hint="eastAsia"/>
          <w:lang w:eastAsia="zh-CN"/>
        </w:rPr>
        <w:t xml:space="preserve">        </w:t>
      </w:r>
      <w:r w:rsidRPr="0031286D">
        <w:rPr>
          <w:rFonts w:hint="eastAsia"/>
          <w:lang w:eastAsia="zh-CN"/>
        </w:rPr>
        <w:t>字节长度</w:t>
      </w:r>
      <w:r w:rsidRPr="0031286D">
        <w:rPr>
          <w:rFonts w:hint="eastAsia"/>
          <w:lang w:eastAsia="zh-CN"/>
        </w:rPr>
        <w:tab/>
      </w:r>
      <w:r w:rsidRPr="0031286D">
        <w:rPr>
          <w:rFonts w:hint="eastAsia"/>
          <w:lang w:eastAsia="zh-CN"/>
        </w:rPr>
        <w:t>域</w:t>
      </w:r>
      <w:r w:rsidRPr="0031286D">
        <w:rPr>
          <w:rFonts w:hint="eastAsia"/>
          <w:lang w:eastAsia="zh-CN"/>
        </w:rPr>
        <w:tab/>
        <w:t xml:space="preserve">                </w:t>
      </w:r>
      <w:r w:rsidRPr="0031286D">
        <w:rPr>
          <w:rFonts w:hint="eastAsia"/>
          <w:lang w:eastAsia="zh-CN"/>
        </w:rPr>
        <w:t>释意</w:t>
      </w:r>
    </w:p>
    <w:p w14:paraId="5E09DDC3" w14:textId="77777777" w:rsidR="0031286D" w:rsidRPr="0031286D" w:rsidRDefault="0031286D" w:rsidP="003A5B7F">
      <w:pPr>
        <w:pStyle w:val="a8"/>
        <w:spacing w:line="360" w:lineRule="auto"/>
        <w:ind w:left="720" w:firstLineChars="0" w:firstLine="0"/>
        <w:rPr>
          <w:lang w:eastAsia="zh-CN"/>
        </w:rPr>
      </w:pPr>
      <w:r w:rsidRPr="0031286D">
        <w:rPr>
          <w:lang w:eastAsia="zh-CN"/>
        </w:rPr>
        <w:t xml:space="preserve">__u16   </w:t>
      </w:r>
      <w:r w:rsidRPr="0031286D">
        <w:rPr>
          <w:lang w:eastAsia="zh-CN"/>
        </w:rPr>
        <w:tab/>
        <w:t>2</w:t>
      </w:r>
      <w:r w:rsidRPr="0031286D">
        <w:rPr>
          <w:lang w:eastAsia="zh-CN"/>
        </w:rPr>
        <w:tab/>
      </w:r>
      <w:proofErr w:type="spellStart"/>
      <w:r w:rsidRPr="0031286D">
        <w:rPr>
          <w:lang w:eastAsia="zh-CN"/>
        </w:rPr>
        <w:t>i_mode</w:t>
      </w:r>
      <w:proofErr w:type="spellEnd"/>
      <w:r w:rsidRPr="0031286D">
        <w:rPr>
          <w:lang w:eastAsia="zh-CN"/>
        </w:rPr>
        <w:t xml:space="preserve">;     </w:t>
      </w:r>
      <w:r w:rsidRPr="0031286D">
        <w:rPr>
          <w:lang w:eastAsia="zh-CN"/>
        </w:rPr>
        <w:tab/>
      </w:r>
      <w:r w:rsidRPr="0031286D">
        <w:rPr>
          <w:rFonts w:hint="eastAsia"/>
          <w:lang w:eastAsia="zh-CN"/>
        </w:rPr>
        <w:t>文件类型及访问权限</w:t>
      </w:r>
    </w:p>
    <w:p w14:paraId="3B8D74EE" w14:textId="77777777" w:rsidR="0031286D" w:rsidRPr="0031286D" w:rsidRDefault="0031286D" w:rsidP="003A5B7F">
      <w:pPr>
        <w:pStyle w:val="a8"/>
        <w:spacing w:line="360" w:lineRule="auto"/>
        <w:ind w:left="720" w:firstLineChars="0" w:firstLine="0"/>
        <w:rPr>
          <w:lang w:eastAsia="zh-CN"/>
        </w:rPr>
      </w:pPr>
      <w:r w:rsidRPr="0031286D">
        <w:rPr>
          <w:lang w:eastAsia="zh-CN"/>
        </w:rPr>
        <w:t xml:space="preserve">__u16  </w:t>
      </w:r>
      <w:r w:rsidRPr="0031286D">
        <w:rPr>
          <w:lang w:eastAsia="zh-CN"/>
        </w:rPr>
        <w:tab/>
        <w:t>2</w:t>
      </w:r>
      <w:r w:rsidRPr="0031286D">
        <w:rPr>
          <w:lang w:eastAsia="zh-CN"/>
        </w:rPr>
        <w:tab/>
      </w:r>
      <w:proofErr w:type="spellStart"/>
      <w:r w:rsidRPr="0031286D">
        <w:rPr>
          <w:lang w:eastAsia="zh-CN"/>
        </w:rPr>
        <w:t>i_blocks</w:t>
      </w:r>
      <w:proofErr w:type="spellEnd"/>
      <w:r w:rsidRPr="0031286D">
        <w:rPr>
          <w:lang w:eastAsia="zh-CN"/>
        </w:rPr>
        <w:t xml:space="preserve">; </w:t>
      </w:r>
      <w:r w:rsidRPr="0031286D">
        <w:rPr>
          <w:lang w:eastAsia="zh-CN"/>
        </w:rPr>
        <w:tab/>
        <w:t xml:space="preserve">                </w:t>
      </w:r>
      <w:r w:rsidRPr="0031286D">
        <w:rPr>
          <w:rFonts w:hint="eastAsia"/>
          <w:lang w:eastAsia="zh-CN"/>
        </w:rPr>
        <w:t>文件的数据块个数</w:t>
      </w:r>
    </w:p>
    <w:p w14:paraId="3CCBA84D" w14:textId="77777777" w:rsidR="0031286D" w:rsidRPr="0031286D" w:rsidRDefault="0031286D" w:rsidP="003A5B7F">
      <w:pPr>
        <w:pStyle w:val="a8"/>
        <w:spacing w:line="360" w:lineRule="auto"/>
        <w:ind w:left="720" w:firstLineChars="0" w:firstLine="0"/>
        <w:rPr>
          <w:lang w:eastAsia="zh-CN"/>
        </w:rPr>
      </w:pPr>
      <w:r w:rsidRPr="0031286D">
        <w:rPr>
          <w:lang w:eastAsia="zh-CN"/>
        </w:rPr>
        <w:t xml:space="preserve">__u32  </w:t>
      </w:r>
      <w:r w:rsidRPr="0031286D">
        <w:rPr>
          <w:lang w:eastAsia="zh-CN"/>
        </w:rPr>
        <w:tab/>
        <w:t>4</w:t>
      </w:r>
      <w:r w:rsidRPr="0031286D">
        <w:rPr>
          <w:lang w:eastAsia="zh-CN"/>
        </w:rPr>
        <w:tab/>
      </w:r>
      <w:proofErr w:type="spellStart"/>
      <w:r w:rsidRPr="0031286D">
        <w:rPr>
          <w:lang w:eastAsia="zh-CN"/>
        </w:rPr>
        <w:t>i_size</w:t>
      </w:r>
      <w:proofErr w:type="spellEnd"/>
      <w:r w:rsidRPr="0031286D">
        <w:rPr>
          <w:lang w:eastAsia="zh-CN"/>
        </w:rPr>
        <w:t xml:space="preserve">;     </w:t>
      </w:r>
      <w:r w:rsidRPr="0031286D">
        <w:rPr>
          <w:lang w:eastAsia="zh-CN"/>
        </w:rPr>
        <w:tab/>
        <w:t xml:space="preserve">                </w:t>
      </w:r>
      <w:r w:rsidRPr="0031286D">
        <w:rPr>
          <w:rFonts w:hint="eastAsia"/>
          <w:lang w:eastAsia="zh-CN"/>
        </w:rPr>
        <w:t>大小</w:t>
      </w:r>
      <w:r w:rsidRPr="0031286D">
        <w:rPr>
          <w:lang w:eastAsia="zh-CN"/>
        </w:rPr>
        <w:t>(</w:t>
      </w:r>
      <w:r w:rsidRPr="0031286D">
        <w:rPr>
          <w:rFonts w:hint="eastAsia"/>
          <w:lang w:eastAsia="zh-CN"/>
        </w:rPr>
        <w:t>字节</w:t>
      </w:r>
      <w:r w:rsidRPr="0031286D">
        <w:rPr>
          <w:lang w:eastAsia="zh-CN"/>
        </w:rPr>
        <w:t>)</w:t>
      </w:r>
    </w:p>
    <w:p w14:paraId="6C0463A4" w14:textId="77777777" w:rsidR="0031286D" w:rsidRPr="0031286D" w:rsidRDefault="0031286D" w:rsidP="003A5B7F">
      <w:pPr>
        <w:pStyle w:val="a8"/>
        <w:spacing w:line="360" w:lineRule="auto"/>
        <w:ind w:left="720" w:firstLineChars="0" w:firstLine="0"/>
        <w:rPr>
          <w:lang w:eastAsia="zh-CN"/>
        </w:rPr>
      </w:pPr>
      <w:r w:rsidRPr="0031286D">
        <w:rPr>
          <w:lang w:eastAsia="zh-CN"/>
        </w:rPr>
        <w:t xml:space="preserve">__u64   </w:t>
      </w:r>
      <w:r w:rsidRPr="0031286D">
        <w:rPr>
          <w:lang w:eastAsia="zh-CN"/>
        </w:rPr>
        <w:tab/>
        <w:t>4</w:t>
      </w:r>
      <w:r w:rsidRPr="0031286D">
        <w:rPr>
          <w:lang w:eastAsia="zh-CN"/>
        </w:rPr>
        <w:tab/>
      </w:r>
      <w:proofErr w:type="spellStart"/>
      <w:r w:rsidRPr="0031286D">
        <w:rPr>
          <w:lang w:eastAsia="zh-CN"/>
        </w:rPr>
        <w:t>i_atime</w:t>
      </w:r>
      <w:proofErr w:type="spellEnd"/>
      <w:r w:rsidRPr="0031286D">
        <w:rPr>
          <w:lang w:eastAsia="zh-CN"/>
        </w:rPr>
        <w:t xml:space="preserve">;   </w:t>
      </w:r>
      <w:r w:rsidRPr="0031286D">
        <w:rPr>
          <w:lang w:eastAsia="zh-CN"/>
        </w:rPr>
        <w:tab/>
      </w:r>
      <w:r w:rsidRPr="0031286D">
        <w:rPr>
          <w:rFonts w:hint="eastAsia"/>
          <w:lang w:eastAsia="zh-CN"/>
        </w:rPr>
        <w:t>访问时间</w:t>
      </w:r>
    </w:p>
    <w:p w14:paraId="7F6F8A54" w14:textId="77777777" w:rsidR="0031286D" w:rsidRPr="0031286D" w:rsidRDefault="0031286D" w:rsidP="003A5B7F">
      <w:pPr>
        <w:pStyle w:val="a8"/>
        <w:spacing w:line="360" w:lineRule="auto"/>
        <w:ind w:left="720" w:firstLineChars="0" w:firstLine="0"/>
        <w:rPr>
          <w:lang w:eastAsia="zh-CN"/>
        </w:rPr>
      </w:pPr>
      <w:r w:rsidRPr="0031286D">
        <w:rPr>
          <w:lang w:eastAsia="zh-CN"/>
        </w:rPr>
        <w:t xml:space="preserve">__u64   </w:t>
      </w:r>
      <w:r w:rsidRPr="0031286D">
        <w:rPr>
          <w:lang w:eastAsia="zh-CN"/>
        </w:rPr>
        <w:tab/>
        <w:t>4</w:t>
      </w:r>
      <w:r w:rsidRPr="0031286D">
        <w:rPr>
          <w:lang w:eastAsia="zh-CN"/>
        </w:rPr>
        <w:tab/>
      </w:r>
      <w:proofErr w:type="spellStart"/>
      <w:r w:rsidRPr="0031286D">
        <w:rPr>
          <w:lang w:eastAsia="zh-CN"/>
        </w:rPr>
        <w:t>i_ctime</w:t>
      </w:r>
      <w:proofErr w:type="spellEnd"/>
      <w:r w:rsidRPr="0031286D">
        <w:rPr>
          <w:lang w:eastAsia="zh-CN"/>
        </w:rPr>
        <w:t xml:space="preserve">;   </w:t>
      </w:r>
      <w:r w:rsidRPr="0031286D">
        <w:rPr>
          <w:lang w:eastAsia="zh-CN"/>
        </w:rPr>
        <w:tab/>
      </w:r>
      <w:r w:rsidRPr="0031286D">
        <w:rPr>
          <w:rFonts w:hint="eastAsia"/>
          <w:lang w:eastAsia="zh-CN"/>
        </w:rPr>
        <w:t>创建时间</w:t>
      </w:r>
    </w:p>
    <w:p w14:paraId="751AAD2D" w14:textId="77777777" w:rsidR="0031286D" w:rsidRPr="0031286D" w:rsidRDefault="0031286D" w:rsidP="003A5B7F">
      <w:pPr>
        <w:pStyle w:val="a8"/>
        <w:spacing w:line="360" w:lineRule="auto"/>
        <w:ind w:left="720" w:firstLineChars="0" w:firstLine="0"/>
        <w:rPr>
          <w:lang w:eastAsia="zh-CN"/>
        </w:rPr>
      </w:pPr>
      <w:r w:rsidRPr="0031286D">
        <w:rPr>
          <w:lang w:eastAsia="zh-CN"/>
        </w:rPr>
        <w:t xml:space="preserve">__u64   </w:t>
      </w:r>
      <w:r w:rsidRPr="0031286D">
        <w:rPr>
          <w:lang w:eastAsia="zh-CN"/>
        </w:rPr>
        <w:tab/>
        <w:t>4</w:t>
      </w:r>
      <w:r w:rsidRPr="0031286D">
        <w:rPr>
          <w:lang w:eastAsia="zh-CN"/>
        </w:rPr>
        <w:tab/>
      </w:r>
      <w:proofErr w:type="spellStart"/>
      <w:r w:rsidRPr="0031286D">
        <w:rPr>
          <w:lang w:eastAsia="zh-CN"/>
        </w:rPr>
        <w:t>i_mtime</w:t>
      </w:r>
      <w:proofErr w:type="spellEnd"/>
      <w:r w:rsidRPr="0031286D">
        <w:rPr>
          <w:lang w:eastAsia="zh-CN"/>
        </w:rPr>
        <w:t xml:space="preserve">;   </w:t>
      </w:r>
      <w:r w:rsidRPr="0031286D">
        <w:rPr>
          <w:lang w:eastAsia="zh-CN"/>
        </w:rPr>
        <w:tab/>
      </w:r>
      <w:r w:rsidRPr="0031286D">
        <w:rPr>
          <w:rFonts w:hint="eastAsia"/>
          <w:lang w:eastAsia="zh-CN"/>
        </w:rPr>
        <w:t>修改时间</w:t>
      </w:r>
    </w:p>
    <w:p w14:paraId="1B729082" w14:textId="77777777" w:rsidR="0031286D" w:rsidRPr="0031286D" w:rsidRDefault="0031286D" w:rsidP="003A5B7F">
      <w:pPr>
        <w:pStyle w:val="a8"/>
        <w:spacing w:line="360" w:lineRule="auto"/>
        <w:ind w:left="720" w:firstLineChars="0" w:firstLine="0"/>
        <w:rPr>
          <w:lang w:eastAsia="zh-CN"/>
        </w:rPr>
      </w:pPr>
      <w:r w:rsidRPr="0031286D">
        <w:rPr>
          <w:lang w:eastAsia="zh-CN"/>
        </w:rPr>
        <w:t xml:space="preserve">__u64   </w:t>
      </w:r>
      <w:r w:rsidRPr="0031286D">
        <w:rPr>
          <w:lang w:eastAsia="zh-CN"/>
        </w:rPr>
        <w:tab/>
        <w:t>4</w:t>
      </w:r>
      <w:r w:rsidRPr="0031286D">
        <w:rPr>
          <w:lang w:eastAsia="zh-CN"/>
        </w:rPr>
        <w:tab/>
      </w:r>
      <w:proofErr w:type="spellStart"/>
      <w:r w:rsidRPr="0031286D">
        <w:rPr>
          <w:lang w:eastAsia="zh-CN"/>
        </w:rPr>
        <w:t>i_dtime</w:t>
      </w:r>
      <w:proofErr w:type="spellEnd"/>
      <w:r w:rsidRPr="0031286D">
        <w:rPr>
          <w:lang w:eastAsia="zh-CN"/>
        </w:rPr>
        <w:t xml:space="preserve">;    </w:t>
      </w:r>
      <w:r w:rsidRPr="0031286D">
        <w:rPr>
          <w:lang w:eastAsia="zh-CN"/>
        </w:rPr>
        <w:tab/>
      </w:r>
      <w:r w:rsidRPr="0031286D">
        <w:rPr>
          <w:rFonts w:hint="eastAsia"/>
          <w:lang w:eastAsia="zh-CN"/>
        </w:rPr>
        <w:t>删除时间</w:t>
      </w:r>
    </w:p>
    <w:p w14:paraId="151E9A21" w14:textId="77777777" w:rsidR="0031286D" w:rsidRPr="0031286D" w:rsidRDefault="0031286D" w:rsidP="003A5B7F">
      <w:pPr>
        <w:pStyle w:val="a8"/>
        <w:spacing w:line="360" w:lineRule="auto"/>
        <w:ind w:left="720" w:firstLineChars="0" w:firstLine="0"/>
        <w:rPr>
          <w:lang w:eastAsia="zh-CN"/>
        </w:rPr>
      </w:pPr>
      <w:r w:rsidRPr="0031286D">
        <w:rPr>
          <w:lang w:eastAsia="zh-CN"/>
        </w:rPr>
        <w:t xml:space="preserve">__u16[8] </w:t>
      </w:r>
      <w:r w:rsidRPr="0031286D">
        <w:rPr>
          <w:lang w:eastAsia="zh-CN"/>
        </w:rPr>
        <w:tab/>
        <w:t>2*8=16</w:t>
      </w:r>
      <w:r w:rsidRPr="0031286D">
        <w:rPr>
          <w:lang w:eastAsia="zh-CN"/>
        </w:rPr>
        <w:tab/>
      </w:r>
      <w:proofErr w:type="spellStart"/>
      <w:r w:rsidRPr="0031286D">
        <w:rPr>
          <w:lang w:eastAsia="zh-CN"/>
        </w:rPr>
        <w:t>i_block</w:t>
      </w:r>
      <w:proofErr w:type="spellEnd"/>
      <w:r w:rsidRPr="0031286D">
        <w:rPr>
          <w:lang w:eastAsia="zh-CN"/>
        </w:rPr>
        <w:t xml:space="preserve"> [8]</w:t>
      </w:r>
      <w:r w:rsidRPr="0031286D">
        <w:rPr>
          <w:lang w:eastAsia="zh-CN"/>
        </w:rPr>
        <w:tab/>
      </w:r>
      <w:r w:rsidRPr="0031286D">
        <w:rPr>
          <w:rFonts w:hint="eastAsia"/>
          <w:lang w:eastAsia="zh-CN"/>
        </w:rPr>
        <w:t>指向数据块的指针</w:t>
      </w:r>
    </w:p>
    <w:p w14:paraId="520BA1BA" w14:textId="77777777" w:rsidR="0031286D" w:rsidRPr="0031286D" w:rsidRDefault="0031286D" w:rsidP="003A5B7F">
      <w:pPr>
        <w:pStyle w:val="a8"/>
        <w:spacing w:line="360" w:lineRule="auto"/>
        <w:ind w:left="720" w:firstLineChars="0" w:firstLine="0"/>
        <w:rPr>
          <w:lang w:eastAsia="zh-CN"/>
        </w:rPr>
      </w:pPr>
      <w:r w:rsidRPr="0031286D">
        <w:rPr>
          <w:lang w:eastAsia="zh-CN"/>
        </w:rPr>
        <w:t>char[8]</w:t>
      </w:r>
      <w:r w:rsidRPr="0031286D">
        <w:rPr>
          <w:lang w:eastAsia="zh-CN"/>
        </w:rPr>
        <w:tab/>
        <w:t>8</w:t>
      </w:r>
      <w:r w:rsidRPr="0031286D">
        <w:rPr>
          <w:lang w:eastAsia="zh-CN"/>
        </w:rPr>
        <w:tab/>
      </w:r>
      <w:proofErr w:type="spellStart"/>
      <w:r w:rsidRPr="0031286D">
        <w:rPr>
          <w:lang w:eastAsia="zh-CN"/>
        </w:rPr>
        <w:t>i_pad</w:t>
      </w:r>
      <w:proofErr w:type="spellEnd"/>
      <w:r w:rsidRPr="0031286D">
        <w:rPr>
          <w:lang w:eastAsia="zh-CN"/>
        </w:rPr>
        <w:tab/>
        <w:t xml:space="preserve">                </w:t>
      </w:r>
      <w:r w:rsidRPr="0031286D">
        <w:rPr>
          <w:rFonts w:hint="eastAsia"/>
          <w:lang w:eastAsia="zh-CN"/>
        </w:rPr>
        <w:t>填充</w:t>
      </w:r>
      <w:r w:rsidRPr="0031286D">
        <w:rPr>
          <w:lang w:eastAsia="zh-CN"/>
        </w:rPr>
        <w:t>1(0xff)</w:t>
      </w:r>
      <w:r w:rsidRPr="0031286D">
        <w:rPr>
          <w:lang w:eastAsia="zh-CN"/>
        </w:rPr>
        <w:tab/>
      </w:r>
      <w:r w:rsidRPr="0031286D">
        <w:rPr>
          <w:lang w:eastAsia="zh-CN"/>
        </w:rPr>
        <w:tab/>
      </w:r>
    </w:p>
    <w:p w14:paraId="23485030" w14:textId="77777777" w:rsidR="0031286D" w:rsidRPr="0031286D" w:rsidRDefault="0031286D" w:rsidP="003A5B7F">
      <w:pPr>
        <w:pStyle w:val="a8"/>
        <w:spacing w:line="360" w:lineRule="auto"/>
        <w:ind w:left="720" w:firstLineChars="0" w:firstLine="0"/>
        <w:rPr>
          <w:lang w:eastAsia="zh-CN"/>
        </w:rPr>
      </w:pPr>
      <w:r w:rsidRPr="0031286D">
        <w:rPr>
          <w:lang w:eastAsia="zh-CN"/>
        </w:rPr>
        <w:t>}</w:t>
      </w:r>
    </w:p>
    <w:p w14:paraId="5F17F881" w14:textId="0F2BDED3" w:rsidR="0031286D" w:rsidRPr="0031286D" w:rsidRDefault="0031286D" w:rsidP="003A5B7F">
      <w:pPr>
        <w:spacing w:line="360" w:lineRule="auto"/>
        <w:rPr>
          <w:lang w:eastAsia="zh-CN"/>
        </w:rPr>
      </w:pPr>
      <w:r w:rsidRPr="0031286D">
        <w:rPr>
          <w:rFonts w:hint="eastAsia"/>
          <w:lang w:eastAsia="zh-CN"/>
        </w:rPr>
        <w:lastRenderedPageBreak/>
        <w:tab/>
      </w:r>
      <w:r w:rsidRPr="0031286D">
        <w:rPr>
          <w:rFonts w:hint="eastAsia"/>
          <w:lang w:eastAsia="zh-CN"/>
        </w:rPr>
        <w:t>即，每个索引结点的长度为</w:t>
      </w:r>
      <w:r w:rsidRPr="0031286D">
        <w:rPr>
          <w:rFonts w:hint="eastAsia"/>
          <w:lang w:eastAsia="zh-CN"/>
        </w:rPr>
        <w:t>64</w:t>
      </w:r>
      <w:r w:rsidRPr="0031286D">
        <w:rPr>
          <w:rFonts w:hint="eastAsia"/>
          <w:lang w:eastAsia="zh-CN"/>
        </w:rPr>
        <w:t>字节。</w:t>
      </w:r>
      <w:r w:rsidRPr="0031286D">
        <w:rPr>
          <w:lang w:eastAsia="zh-CN"/>
        </w:rPr>
        <w:t xml:space="preserve"> </w:t>
      </w:r>
    </w:p>
    <w:p w14:paraId="3BBAB6EB" w14:textId="44372BB2" w:rsidR="00205F7E" w:rsidRPr="00205F7E" w:rsidRDefault="00205F7E" w:rsidP="003A5B7F">
      <w:pPr>
        <w:pStyle w:val="a8"/>
        <w:numPr>
          <w:ilvl w:val="0"/>
          <w:numId w:val="5"/>
        </w:numPr>
        <w:spacing w:line="360" w:lineRule="auto"/>
        <w:ind w:firstLineChars="0"/>
        <w:rPr>
          <w:lang w:eastAsia="zh-CN"/>
        </w:rPr>
      </w:pPr>
      <w:r w:rsidRPr="00205F7E">
        <w:rPr>
          <w:rFonts w:hint="eastAsia"/>
          <w:b/>
          <w:bCs/>
          <w:lang w:eastAsia="zh-CN"/>
        </w:rPr>
        <w:t>索引节点各字段说明</w:t>
      </w:r>
    </w:p>
    <w:p w14:paraId="050819C9" w14:textId="77777777" w:rsidR="00205F7E" w:rsidRPr="00205F7E" w:rsidRDefault="00205F7E" w:rsidP="003A5B7F">
      <w:pPr>
        <w:pStyle w:val="a8"/>
        <w:numPr>
          <w:ilvl w:val="1"/>
          <w:numId w:val="5"/>
        </w:numPr>
        <w:spacing w:line="360" w:lineRule="auto"/>
        <w:ind w:firstLineChars="0"/>
        <w:rPr>
          <w:lang w:eastAsia="zh-CN"/>
        </w:rPr>
      </w:pPr>
      <w:proofErr w:type="spellStart"/>
      <w:r w:rsidRPr="00205F7E">
        <w:rPr>
          <w:rFonts w:hint="eastAsia"/>
          <w:lang w:eastAsia="zh-CN"/>
        </w:rPr>
        <w:t>i_mode</w:t>
      </w:r>
      <w:proofErr w:type="spellEnd"/>
      <w:r w:rsidRPr="00205F7E">
        <w:rPr>
          <w:rFonts w:hint="eastAsia"/>
          <w:lang w:eastAsia="zh-CN"/>
        </w:rPr>
        <w:t>域构成一个文件访问类型及访问权限描述。即</w:t>
      </w:r>
      <w:proofErr w:type="spellStart"/>
      <w:r w:rsidRPr="00205F7E">
        <w:rPr>
          <w:rFonts w:hint="eastAsia"/>
          <w:lang w:eastAsia="zh-CN"/>
        </w:rPr>
        <w:t>linux</w:t>
      </w:r>
      <w:proofErr w:type="spellEnd"/>
      <w:r w:rsidRPr="00205F7E">
        <w:rPr>
          <w:rFonts w:hint="eastAsia"/>
          <w:lang w:eastAsia="zh-CN"/>
        </w:rPr>
        <w:t>中的</w:t>
      </w:r>
      <w:proofErr w:type="spellStart"/>
      <w:r w:rsidRPr="00205F7E">
        <w:rPr>
          <w:rFonts w:hint="eastAsia"/>
          <w:lang w:eastAsia="zh-CN"/>
        </w:rPr>
        <w:t>drwxrwxrwx</w:t>
      </w:r>
      <w:proofErr w:type="spellEnd"/>
      <w:r w:rsidRPr="00205F7E">
        <w:rPr>
          <w:rFonts w:hint="eastAsia"/>
          <w:lang w:eastAsia="zh-CN"/>
        </w:rPr>
        <w:t>描述。</w:t>
      </w:r>
      <w:r w:rsidRPr="00205F7E">
        <w:rPr>
          <w:rFonts w:hint="eastAsia"/>
          <w:lang w:eastAsia="zh-CN"/>
        </w:rPr>
        <w:t>d</w:t>
      </w:r>
      <w:r w:rsidRPr="00205F7E">
        <w:rPr>
          <w:rFonts w:hint="eastAsia"/>
          <w:lang w:eastAsia="zh-CN"/>
        </w:rPr>
        <w:t>为目录，</w:t>
      </w:r>
      <w:r w:rsidRPr="00205F7E">
        <w:rPr>
          <w:rFonts w:hint="eastAsia"/>
          <w:lang w:eastAsia="zh-CN"/>
        </w:rPr>
        <w:t>r</w:t>
      </w:r>
      <w:r w:rsidRPr="00205F7E">
        <w:rPr>
          <w:rFonts w:hint="eastAsia"/>
          <w:lang w:eastAsia="zh-CN"/>
        </w:rPr>
        <w:t>为读控制，</w:t>
      </w:r>
      <w:r w:rsidRPr="00205F7E">
        <w:rPr>
          <w:rFonts w:hint="eastAsia"/>
          <w:lang w:eastAsia="zh-CN"/>
        </w:rPr>
        <w:t>w</w:t>
      </w:r>
      <w:r w:rsidRPr="00205F7E">
        <w:rPr>
          <w:rFonts w:hint="eastAsia"/>
          <w:lang w:eastAsia="zh-CN"/>
        </w:rPr>
        <w:t>为写控制，</w:t>
      </w:r>
      <w:r w:rsidRPr="00205F7E">
        <w:rPr>
          <w:rFonts w:hint="eastAsia"/>
          <w:lang w:eastAsia="zh-CN"/>
        </w:rPr>
        <w:t>x</w:t>
      </w:r>
      <w:r w:rsidRPr="00205F7E">
        <w:rPr>
          <w:rFonts w:hint="eastAsia"/>
          <w:lang w:eastAsia="zh-CN"/>
        </w:rPr>
        <w:t>为可执行标志。并且，</w:t>
      </w:r>
      <w:r w:rsidRPr="00205F7E">
        <w:rPr>
          <w:rFonts w:hint="eastAsia"/>
          <w:lang w:eastAsia="zh-CN"/>
        </w:rPr>
        <w:t>3</w:t>
      </w:r>
      <w:r w:rsidRPr="00205F7E">
        <w:rPr>
          <w:rFonts w:hint="eastAsia"/>
          <w:lang w:eastAsia="zh-CN"/>
        </w:rPr>
        <w:t>个</w:t>
      </w:r>
      <w:proofErr w:type="spellStart"/>
      <w:r w:rsidRPr="00205F7E">
        <w:rPr>
          <w:rFonts w:hint="eastAsia"/>
          <w:lang w:eastAsia="zh-CN"/>
        </w:rPr>
        <w:t>rwx</w:t>
      </w:r>
      <w:proofErr w:type="spellEnd"/>
      <w:r w:rsidRPr="00205F7E">
        <w:rPr>
          <w:rFonts w:hint="eastAsia"/>
          <w:lang w:eastAsia="zh-CN"/>
        </w:rPr>
        <w:t>分别是所有者</w:t>
      </w:r>
      <w:r w:rsidRPr="00205F7E">
        <w:rPr>
          <w:rFonts w:hint="eastAsia"/>
          <w:lang w:eastAsia="zh-CN"/>
        </w:rPr>
        <w:t>(owner)</w:t>
      </w:r>
      <w:r w:rsidRPr="00205F7E">
        <w:rPr>
          <w:rFonts w:hint="eastAsia"/>
          <w:lang w:eastAsia="zh-CN"/>
        </w:rPr>
        <w:t>，组</w:t>
      </w:r>
      <w:r w:rsidRPr="00205F7E">
        <w:rPr>
          <w:rFonts w:hint="eastAsia"/>
          <w:lang w:eastAsia="zh-CN"/>
        </w:rPr>
        <w:t>(group)</w:t>
      </w:r>
      <w:r w:rsidRPr="00205F7E">
        <w:rPr>
          <w:rFonts w:hint="eastAsia"/>
          <w:lang w:eastAsia="zh-CN"/>
        </w:rPr>
        <w:t>，全局</w:t>
      </w:r>
      <w:r w:rsidRPr="00205F7E">
        <w:rPr>
          <w:rFonts w:hint="eastAsia"/>
          <w:lang w:eastAsia="zh-CN"/>
        </w:rPr>
        <w:t>(universe)</w:t>
      </w:r>
      <w:r w:rsidRPr="00205F7E">
        <w:rPr>
          <w:rFonts w:hint="eastAsia"/>
          <w:lang w:eastAsia="zh-CN"/>
        </w:rPr>
        <w:t>这三个对象的权限。为了简单的起见，模拟系统中，</w:t>
      </w:r>
      <w:proofErr w:type="spellStart"/>
      <w:r w:rsidRPr="00205F7E">
        <w:rPr>
          <w:rFonts w:hint="eastAsia"/>
          <w:lang w:eastAsia="zh-CN"/>
        </w:rPr>
        <w:t>i_mode</w:t>
      </w:r>
      <w:proofErr w:type="spellEnd"/>
      <w:r w:rsidRPr="00205F7E">
        <w:rPr>
          <w:rFonts w:hint="eastAsia"/>
          <w:lang w:eastAsia="zh-CN"/>
        </w:rPr>
        <w:t>的</w:t>
      </w:r>
      <w:r w:rsidRPr="00205F7E">
        <w:rPr>
          <w:rFonts w:hint="eastAsia"/>
          <w:lang w:eastAsia="zh-CN"/>
        </w:rPr>
        <w:t>16</w:t>
      </w:r>
      <w:r w:rsidRPr="00205F7E">
        <w:rPr>
          <w:rFonts w:hint="eastAsia"/>
          <w:lang w:eastAsia="zh-CN"/>
        </w:rPr>
        <w:t>位如下分配。高</w:t>
      </w:r>
      <w:r w:rsidRPr="00205F7E">
        <w:rPr>
          <w:rFonts w:hint="eastAsia"/>
          <w:lang w:eastAsia="zh-CN"/>
        </w:rPr>
        <w:t>8</w:t>
      </w:r>
      <w:r w:rsidRPr="00205F7E">
        <w:rPr>
          <w:rFonts w:hint="eastAsia"/>
          <w:lang w:eastAsia="zh-CN"/>
        </w:rPr>
        <w:t>位</w:t>
      </w:r>
      <w:r w:rsidRPr="00205F7E">
        <w:rPr>
          <w:rFonts w:hint="eastAsia"/>
          <w:lang w:eastAsia="zh-CN"/>
        </w:rPr>
        <w:t>(</w:t>
      </w:r>
      <w:proofErr w:type="spellStart"/>
      <w:r w:rsidRPr="00205F7E">
        <w:rPr>
          <w:rFonts w:hint="eastAsia"/>
          <w:lang w:eastAsia="zh-CN"/>
        </w:rPr>
        <w:t>high_i_mode</w:t>
      </w:r>
      <w:proofErr w:type="spellEnd"/>
      <w:r w:rsidRPr="00205F7E">
        <w:rPr>
          <w:rFonts w:hint="eastAsia"/>
          <w:lang w:eastAsia="zh-CN"/>
        </w:rPr>
        <w:t>)</w:t>
      </w:r>
      <w:r w:rsidRPr="00205F7E">
        <w:rPr>
          <w:rFonts w:hint="eastAsia"/>
          <w:lang w:eastAsia="zh-CN"/>
        </w:rPr>
        <w:t>，是目录项中文件类型码的一个拷贝。低</w:t>
      </w:r>
      <w:r w:rsidRPr="00205F7E">
        <w:rPr>
          <w:rFonts w:hint="eastAsia"/>
          <w:lang w:eastAsia="zh-CN"/>
        </w:rPr>
        <w:t>8</w:t>
      </w:r>
      <w:r w:rsidRPr="00205F7E">
        <w:rPr>
          <w:rFonts w:hint="eastAsia"/>
          <w:lang w:eastAsia="zh-CN"/>
        </w:rPr>
        <w:t>位</w:t>
      </w:r>
      <w:r w:rsidRPr="00205F7E">
        <w:rPr>
          <w:rFonts w:hint="eastAsia"/>
          <w:lang w:eastAsia="zh-CN"/>
        </w:rPr>
        <w:t>(</w:t>
      </w:r>
      <w:proofErr w:type="spellStart"/>
      <w:r w:rsidRPr="00205F7E">
        <w:rPr>
          <w:rFonts w:hint="eastAsia"/>
          <w:lang w:eastAsia="zh-CN"/>
        </w:rPr>
        <w:t>low_i_mode</w:t>
      </w:r>
      <w:proofErr w:type="spellEnd"/>
      <w:r w:rsidRPr="00205F7E">
        <w:rPr>
          <w:rFonts w:hint="eastAsia"/>
          <w:lang w:eastAsia="zh-CN"/>
        </w:rPr>
        <w:t>)</w:t>
      </w:r>
      <w:r w:rsidRPr="00205F7E">
        <w:rPr>
          <w:rFonts w:hint="eastAsia"/>
          <w:lang w:eastAsia="zh-CN"/>
        </w:rPr>
        <w:t>中的最低</w:t>
      </w:r>
      <w:r w:rsidRPr="00205F7E">
        <w:rPr>
          <w:rFonts w:hint="eastAsia"/>
          <w:lang w:eastAsia="zh-CN"/>
        </w:rPr>
        <w:t>3</w:t>
      </w:r>
      <w:r w:rsidRPr="00205F7E">
        <w:rPr>
          <w:rFonts w:hint="eastAsia"/>
          <w:lang w:eastAsia="zh-CN"/>
        </w:rPr>
        <w:t>位分别用来标识</w:t>
      </w:r>
      <w:r w:rsidRPr="00205F7E">
        <w:rPr>
          <w:rFonts w:hint="eastAsia"/>
          <w:lang w:eastAsia="zh-CN"/>
        </w:rPr>
        <w:t>rwx3</w:t>
      </w:r>
      <w:r w:rsidRPr="00205F7E">
        <w:rPr>
          <w:rFonts w:hint="eastAsia"/>
          <w:lang w:eastAsia="zh-CN"/>
        </w:rPr>
        <w:t>个属性。高</w:t>
      </w:r>
      <w:r w:rsidRPr="00205F7E">
        <w:rPr>
          <w:rFonts w:hint="eastAsia"/>
          <w:lang w:eastAsia="zh-CN"/>
        </w:rPr>
        <w:t>5</w:t>
      </w:r>
      <w:r w:rsidRPr="00205F7E">
        <w:rPr>
          <w:rFonts w:hint="eastAsia"/>
          <w:lang w:eastAsia="zh-CN"/>
        </w:rPr>
        <w:t>位不用，用</w:t>
      </w:r>
      <w:r w:rsidRPr="00205F7E">
        <w:rPr>
          <w:rFonts w:hint="eastAsia"/>
          <w:lang w:eastAsia="zh-CN"/>
        </w:rPr>
        <w:t>0</w:t>
      </w:r>
      <w:r w:rsidRPr="00205F7E">
        <w:rPr>
          <w:rFonts w:hint="eastAsia"/>
          <w:lang w:eastAsia="zh-CN"/>
        </w:rPr>
        <w:t>填充。在显示文件访问权限时，</w:t>
      </w:r>
      <w:r w:rsidRPr="00205F7E">
        <w:rPr>
          <w:rFonts w:hint="eastAsia"/>
          <w:lang w:eastAsia="zh-CN"/>
        </w:rPr>
        <w:t>3</w:t>
      </w:r>
      <w:r w:rsidRPr="00205F7E">
        <w:rPr>
          <w:rFonts w:hint="eastAsia"/>
          <w:lang w:eastAsia="zh-CN"/>
        </w:rPr>
        <w:t>个对象均使用低</w:t>
      </w:r>
      <w:r w:rsidRPr="00205F7E">
        <w:rPr>
          <w:rFonts w:hint="eastAsia"/>
          <w:lang w:eastAsia="zh-CN"/>
        </w:rPr>
        <w:t>3</w:t>
      </w:r>
      <w:r w:rsidRPr="00205F7E">
        <w:rPr>
          <w:rFonts w:hint="eastAsia"/>
          <w:lang w:eastAsia="zh-CN"/>
        </w:rPr>
        <w:t>位的标识。这样，由这</w:t>
      </w:r>
      <w:r w:rsidRPr="00205F7E">
        <w:rPr>
          <w:rFonts w:hint="eastAsia"/>
          <w:lang w:eastAsia="zh-CN"/>
        </w:rPr>
        <w:t>16</w:t>
      </w:r>
      <w:r w:rsidRPr="00205F7E">
        <w:rPr>
          <w:rFonts w:hint="eastAsia"/>
          <w:lang w:eastAsia="zh-CN"/>
        </w:rPr>
        <w:t>位，即可生成一个文件的完整的</w:t>
      </w:r>
      <w:proofErr w:type="spellStart"/>
      <w:r w:rsidRPr="00205F7E">
        <w:rPr>
          <w:rFonts w:hint="eastAsia"/>
          <w:lang w:eastAsia="zh-CN"/>
        </w:rPr>
        <w:t>drwxrwxrwx</w:t>
      </w:r>
      <w:proofErr w:type="spellEnd"/>
      <w:r w:rsidRPr="00205F7E">
        <w:rPr>
          <w:rFonts w:hint="eastAsia"/>
          <w:lang w:eastAsia="zh-CN"/>
        </w:rPr>
        <w:t>描述。</w:t>
      </w:r>
    </w:p>
    <w:p w14:paraId="22D1E147" w14:textId="43E74897" w:rsidR="00205F7E" w:rsidRPr="00205F7E" w:rsidRDefault="00205F7E" w:rsidP="003A5B7F">
      <w:pPr>
        <w:pStyle w:val="a8"/>
        <w:numPr>
          <w:ilvl w:val="1"/>
          <w:numId w:val="5"/>
        </w:numPr>
        <w:spacing w:line="360" w:lineRule="auto"/>
        <w:ind w:firstLineChars="0"/>
        <w:rPr>
          <w:lang w:eastAsia="zh-CN"/>
        </w:rPr>
      </w:pPr>
      <w:r w:rsidRPr="00205F7E">
        <w:rPr>
          <w:rFonts w:hint="eastAsia"/>
          <w:lang w:eastAsia="zh-CN"/>
        </w:rPr>
        <w:t>特别的，在</w:t>
      </w:r>
      <w:r w:rsidRPr="00205F7E">
        <w:rPr>
          <w:rFonts w:hint="eastAsia"/>
          <w:lang w:eastAsia="zh-CN"/>
        </w:rPr>
        <w:t>Unix</w:t>
      </w:r>
      <w:r w:rsidRPr="00205F7E">
        <w:rPr>
          <w:rFonts w:hint="eastAsia"/>
          <w:lang w:eastAsia="zh-CN"/>
        </w:rPr>
        <w:t>中，不带扩展名的文件定性为可执行文件。在模拟系统中，凡是扩展名为</w:t>
      </w:r>
      <w:r w:rsidRPr="00205F7E">
        <w:rPr>
          <w:rFonts w:hint="eastAsia"/>
          <w:lang w:eastAsia="zh-CN"/>
        </w:rPr>
        <w:t>.exe,.bin,.com</w:t>
      </w:r>
      <w:r w:rsidRPr="00205F7E">
        <w:rPr>
          <w:rFonts w:hint="eastAsia"/>
          <w:lang w:eastAsia="zh-CN"/>
        </w:rPr>
        <w:t>及不带扩展名的，都被加上</w:t>
      </w:r>
      <w:r w:rsidRPr="00205F7E">
        <w:rPr>
          <w:rFonts w:hint="eastAsia"/>
          <w:lang w:eastAsia="zh-CN"/>
        </w:rPr>
        <w:t>x</w:t>
      </w:r>
      <w:r w:rsidRPr="00205F7E">
        <w:rPr>
          <w:rFonts w:hint="eastAsia"/>
          <w:lang w:eastAsia="zh-CN"/>
        </w:rPr>
        <w:t>标识。</w:t>
      </w:r>
      <w:r w:rsidRPr="00205F7E">
        <w:rPr>
          <w:b/>
          <w:bCs/>
          <w:lang w:eastAsia="zh-CN"/>
        </w:rPr>
        <w:t xml:space="preserve"> </w:t>
      </w:r>
    </w:p>
    <w:p w14:paraId="3494EBE1" w14:textId="46BDD78D" w:rsidR="00205F7E" w:rsidRPr="00205F7E" w:rsidRDefault="00205F7E" w:rsidP="003A5B7F">
      <w:pPr>
        <w:numPr>
          <w:ilvl w:val="0"/>
          <w:numId w:val="5"/>
        </w:numPr>
        <w:spacing w:line="360" w:lineRule="auto"/>
        <w:rPr>
          <w:lang w:eastAsia="zh-CN"/>
        </w:rPr>
      </w:pPr>
      <w:proofErr w:type="spellStart"/>
      <w:r w:rsidRPr="00205F7E">
        <w:rPr>
          <w:rFonts w:hint="eastAsia"/>
          <w:b/>
          <w:bCs/>
          <w:lang w:eastAsia="zh-CN"/>
        </w:rPr>
        <w:t>i_block</w:t>
      </w:r>
      <w:proofErr w:type="spellEnd"/>
      <w:proofErr w:type="gramStart"/>
      <w:r w:rsidRPr="00205F7E">
        <w:rPr>
          <w:rFonts w:hint="eastAsia"/>
          <w:b/>
          <w:bCs/>
          <w:lang w:eastAsia="zh-CN"/>
        </w:rPr>
        <w:t>域与文件</w:t>
      </w:r>
      <w:proofErr w:type="gramEnd"/>
      <w:r w:rsidRPr="00205F7E">
        <w:rPr>
          <w:rFonts w:hint="eastAsia"/>
          <w:b/>
          <w:bCs/>
          <w:lang w:eastAsia="zh-CN"/>
        </w:rPr>
        <w:t>大小以及数据块的关系</w:t>
      </w:r>
      <w:r w:rsidRPr="00205F7E">
        <w:rPr>
          <w:b/>
          <w:bCs/>
          <w:lang w:eastAsia="zh-CN"/>
        </w:rPr>
        <w:t xml:space="preserve"> </w:t>
      </w:r>
    </w:p>
    <w:p w14:paraId="7C030F3D" w14:textId="4D6005FC" w:rsidR="00205F7E" w:rsidRDefault="00205F7E" w:rsidP="003A5B7F">
      <w:pPr>
        <w:spacing w:line="360" w:lineRule="auto"/>
        <w:ind w:left="720"/>
        <w:rPr>
          <w:lang w:eastAsia="zh-CN"/>
        </w:rPr>
      </w:pPr>
      <w:r w:rsidRPr="00205F7E">
        <w:rPr>
          <w:noProof/>
          <w:lang w:eastAsia="zh-CN"/>
        </w:rPr>
        <w:drawing>
          <wp:inline distT="0" distB="0" distL="0" distR="0" wp14:anchorId="1A1D0163" wp14:editId="6DE38B33">
            <wp:extent cx="5095875" cy="2558415"/>
            <wp:effectExtent l="0" t="0" r="0" b="0"/>
            <wp:docPr id="88072" name="Picture 7">
              <a:extLst xmlns:a="http://schemas.openxmlformats.org/drawingml/2006/main">
                <a:ext uri="{FF2B5EF4-FFF2-40B4-BE49-F238E27FC236}">
                  <a16:creationId xmlns:a16="http://schemas.microsoft.com/office/drawing/2014/main" id="{CC13618E-3BC5-B5DC-1FCF-FFE01E9226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2" name="Picture 7">
                      <a:extLst>
                        <a:ext uri="{FF2B5EF4-FFF2-40B4-BE49-F238E27FC236}">
                          <a16:creationId xmlns:a16="http://schemas.microsoft.com/office/drawing/2014/main" id="{CC13618E-3BC5-B5DC-1FCF-FFE01E922668}"/>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5875" cy="2558415"/>
                    </a:xfrm>
                    <a:prstGeom prst="rect">
                      <a:avLst/>
                    </a:prstGeom>
                    <a:noFill/>
                    <a:ln>
                      <a:noFill/>
                    </a:ln>
                  </pic:spPr>
                </pic:pic>
              </a:graphicData>
            </a:graphic>
          </wp:inline>
        </w:drawing>
      </w:r>
    </w:p>
    <w:p w14:paraId="269F1133" w14:textId="0BB43842" w:rsidR="00205F7E" w:rsidRPr="00205F7E" w:rsidRDefault="00205F7E" w:rsidP="003A5B7F">
      <w:pPr>
        <w:spacing w:line="360" w:lineRule="auto"/>
        <w:ind w:firstLine="720"/>
        <w:rPr>
          <w:lang w:eastAsia="zh-CN"/>
        </w:rPr>
      </w:pPr>
      <w:r>
        <w:rPr>
          <w:rFonts w:hint="eastAsia"/>
          <w:lang w:eastAsia="zh-CN"/>
        </w:rPr>
        <w:t>(</w:t>
      </w:r>
      <w:r>
        <w:rPr>
          <w:lang w:eastAsia="zh-CN"/>
        </w:rPr>
        <w:t>1)</w:t>
      </w:r>
      <w:r w:rsidRPr="00205F7E">
        <w:rPr>
          <w:rFonts w:hint="eastAsia"/>
          <w:lang w:eastAsia="zh-CN"/>
        </w:rPr>
        <w:t>当文件长度小于等于</w:t>
      </w:r>
      <w:r w:rsidRPr="00205F7E">
        <w:rPr>
          <w:rFonts w:hint="eastAsia"/>
          <w:lang w:eastAsia="zh-CN"/>
        </w:rPr>
        <w:t>512*6=3072</w:t>
      </w:r>
      <w:r w:rsidRPr="00205F7E">
        <w:rPr>
          <w:rFonts w:hint="eastAsia"/>
          <w:lang w:eastAsia="zh-CN"/>
        </w:rPr>
        <w:t>字节（</w:t>
      </w:r>
      <w:r w:rsidRPr="00205F7E">
        <w:rPr>
          <w:rFonts w:hint="eastAsia"/>
          <w:lang w:eastAsia="zh-CN"/>
        </w:rPr>
        <w:t>3KB</w:t>
      </w:r>
      <w:r w:rsidRPr="00205F7E">
        <w:rPr>
          <w:rFonts w:hint="eastAsia"/>
          <w:lang w:eastAsia="zh-CN"/>
        </w:rPr>
        <w:t>）时，只用到直接索引</w:t>
      </w:r>
    </w:p>
    <w:p w14:paraId="3F63A5D2" w14:textId="6A7F05EF" w:rsidR="00205F7E" w:rsidRPr="00205F7E" w:rsidRDefault="00205F7E" w:rsidP="003A5B7F">
      <w:pPr>
        <w:pStyle w:val="a8"/>
        <w:spacing w:line="360" w:lineRule="auto"/>
        <w:ind w:left="720" w:firstLineChars="0" w:firstLine="0"/>
        <w:rPr>
          <w:lang w:eastAsia="zh-CN"/>
        </w:rPr>
      </w:pPr>
      <w:r w:rsidRPr="00205F7E">
        <w:rPr>
          <w:rFonts w:hint="eastAsia"/>
          <w:lang w:eastAsia="zh-CN"/>
        </w:rPr>
        <w:t>⑵当文件长度大于</w:t>
      </w:r>
      <w:r w:rsidRPr="00205F7E">
        <w:rPr>
          <w:rFonts w:hint="eastAsia"/>
          <w:lang w:eastAsia="zh-CN"/>
        </w:rPr>
        <w:t>3072</w:t>
      </w:r>
      <w:r w:rsidRPr="00205F7E">
        <w:rPr>
          <w:rFonts w:hint="eastAsia"/>
          <w:lang w:eastAsia="zh-CN"/>
        </w:rPr>
        <w:t>字节，并且小于等于</w:t>
      </w:r>
      <w:r w:rsidRPr="00205F7E">
        <w:rPr>
          <w:rFonts w:hint="eastAsia"/>
          <w:lang w:eastAsia="zh-CN"/>
        </w:rPr>
        <w:t>3KB+128KB</w:t>
      </w:r>
      <w:r w:rsidRPr="00205F7E">
        <w:rPr>
          <w:rFonts w:hint="eastAsia"/>
          <w:lang w:eastAsia="zh-CN"/>
        </w:rPr>
        <w:t>即</w:t>
      </w:r>
      <w:r w:rsidRPr="00205F7E">
        <w:rPr>
          <w:rFonts w:hint="eastAsia"/>
          <w:lang w:eastAsia="zh-CN"/>
        </w:rPr>
        <w:t>131KB</w:t>
      </w:r>
      <w:r w:rsidRPr="00205F7E">
        <w:rPr>
          <w:rFonts w:hint="eastAsia"/>
          <w:lang w:eastAsia="zh-CN"/>
        </w:rPr>
        <w:t>时，除使用直接索引处，还将使用一级子索引</w:t>
      </w:r>
    </w:p>
    <w:p w14:paraId="77D26218" w14:textId="3DA768A1" w:rsidR="00205F7E" w:rsidRPr="00205F7E" w:rsidRDefault="00205F7E" w:rsidP="003A5B7F">
      <w:pPr>
        <w:spacing w:line="360" w:lineRule="auto"/>
        <w:ind w:left="720"/>
        <w:rPr>
          <w:lang w:eastAsia="zh-CN"/>
        </w:rPr>
      </w:pPr>
      <w:r w:rsidRPr="00205F7E">
        <w:rPr>
          <w:rFonts w:hint="eastAsia"/>
          <w:lang w:eastAsia="zh-CN"/>
        </w:rPr>
        <w:t>⑶当文件长度大于</w:t>
      </w:r>
      <w:r w:rsidRPr="00205F7E">
        <w:rPr>
          <w:rFonts w:hint="eastAsia"/>
          <w:lang w:eastAsia="zh-CN"/>
        </w:rPr>
        <w:t>131KB</w:t>
      </w:r>
      <w:r w:rsidRPr="00205F7E">
        <w:rPr>
          <w:rFonts w:hint="eastAsia"/>
          <w:lang w:eastAsia="zh-CN"/>
        </w:rPr>
        <w:t>，并且小于</w:t>
      </w:r>
      <w:r w:rsidRPr="00205F7E">
        <w:rPr>
          <w:rFonts w:hint="eastAsia"/>
          <w:lang w:eastAsia="zh-CN"/>
        </w:rPr>
        <w:t>2MB</w:t>
      </w:r>
      <w:r w:rsidRPr="00205F7E">
        <w:rPr>
          <w:rFonts w:hint="eastAsia"/>
          <w:lang w:eastAsia="zh-CN"/>
        </w:rPr>
        <w:t>（文件系统最大值）时，将开始使用二级子索引</w:t>
      </w:r>
    </w:p>
    <w:p w14:paraId="10D793D4" w14:textId="77777777" w:rsidR="00205F7E" w:rsidRPr="00205F7E" w:rsidRDefault="00205F7E" w:rsidP="003A5B7F">
      <w:pPr>
        <w:spacing w:line="360" w:lineRule="auto"/>
        <w:rPr>
          <w:lang w:eastAsia="zh-CN"/>
        </w:rPr>
      </w:pPr>
      <w:r w:rsidRPr="00205F7E">
        <w:rPr>
          <w:rFonts w:hint="eastAsia"/>
          <w:b/>
          <w:bCs/>
          <w:sz w:val="30"/>
          <w:szCs w:val="30"/>
          <w:lang w:eastAsia="zh-CN"/>
        </w:rPr>
        <w:lastRenderedPageBreak/>
        <w:t>文件系统的数据容量</w:t>
      </w:r>
      <w:r w:rsidRPr="00205F7E">
        <w:rPr>
          <w:lang w:eastAsia="zh-CN"/>
        </w:rPr>
        <w:t xml:space="preserve"> </w:t>
      </w:r>
    </w:p>
    <w:p w14:paraId="11F5ECB8" w14:textId="52499688" w:rsidR="00205F7E" w:rsidRPr="00205F7E" w:rsidRDefault="00205F7E" w:rsidP="003A5B7F">
      <w:pPr>
        <w:pStyle w:val="a8"/>
        <w:numPr>
          <w:ilvl w:val="0"/>
          <w:numId w:val="5"/>
        </w:numPr>
        <w:spacing w:line="360" w:lineRule="auto"/>
        <w:ind w:firstLineChars="0"/>
        <w:rPr>
          <w:lang w:eastAsia="zh-CN"/>
        </w:rPr>
      </w:pPr>
      <w:r w:rsidRPr="00205F7E">
        <w:rPr>
          <w:rFonts w:hint="eastAsia"/>
          <w:lang w:eastAsia="zh-CN"/>
        </w:rPr>
        <w:t>假设仅保存一个大文件，现在来计算这个文件最多能有多大。由于索引结点表本身要占用数据块，文件最大长度并没有</w:t>
      </w:r>
      <w:r w:rsidRPr="00205F7E">
        <w:rPr>
          <w:rFonts w:hint="eastAsia"/>
          <w:lang w:eastAsia="zh-CN"/>
        </w:rPr>
        <w:t>2MB</w:t>
      </w:r>
      <w:r w:rsidRPr="00205F7E">
        <w:rPr>
          <w:rFonts w:hint="eastAsia"/>
          <w:lang w:eastAsia="zh-CN"/>
        </w:rPr>
        <w:t>。文件系统初始化时，根目录用去一个数据块。当文件大于</w:t>
      </w:r>
      <w:r w:rsidRPr="00205F7E">
        <w:rPr>
          <w:rFonts w:hint="eastAsia"/>
          <w:lang w:eastAsia="zh-CN"/>
        </w:rPr>
        <w:t>131KB</w:t>
      </w:r>
      <w:r w:rsidRPr="00205F7E">
        <w:rPr>
          <w:rFonts w:hint="eastAsia"/>
          <w:lang w:eastAsia="zh-CN"/>
        </w:rPr>
        <w:t>时，一级子索引本身还要占用一个数据块</w:t>
      </w:r>
      <w:r w:rsidRPr="00205F7E">
        <w:rPr>
          <w:rFonts w:hint="eastAsia"/>
          <w:lang w:eastAsia="zh-CN"/>
        </w:rPr>
        <w:t>512</w:t>
      </w:r>
      <w:r w:rsidRPr="00205F7E">
        <w:rPr>
          <w:rFonts w:hint="eastAsia"/>
          <w:lang w:eastAsia="zh-CN"/>
        </w:rPr>
        <w:t>字节。即，已经用去</w:t>
      </w:r>
      <w:r w:rsidRPr="00205F7E">
        <w:rPr>
          <w:rFonts w:hint="eastAsia"/>
          <w:lang w:eastAsia="zh-CN"/>
        </w:rPr>
        <w:t>131KB+0.5KB(</w:t>
      </w:r>
      <w:r w:rsidRPr="00205F7E">
        <w:rPr>
          <w:rFonts w:hint="eastAsia"/>
          <w:lang w:eastAsia="zh-CN"/>
        </w:rPr>
        <w:t>根目录</w:t>
      </w:r>
      <w:r w:rsidRPr="00205F7E">
        <w:rPr>
          <w:rFonts w:hint="eastAsia"/>
          <w:lang w:eastAsia="zh-CN"/>
        </w:rPr>
        <w:t>)+0.5KB(</w:t>
      </w:r>
      <w:r w:rsidRPr="00205F7E">
        <w:rPr>
          <w:rFonts w:hint="eastAsia"/>
          <w:lang w:eastAsia="zh-CN"/>
        </w:rPr>
        <w:t>索引数据块</w:t>
      </w:r>
      <w:r w:rsidRPr="00205F7E">
        <w:rPr>
          <w:rFonts w:hint="eastAsia"/>
          <w:lang w:eastAsia="zh-CN"/>
        </w:rPr>
        <w:t>)=132KB</w:t>
      </w:r>
      <w:r w:rsidRPr="00205F7E">
        <w:rPr>
          <w:rFonts w:hint="eastAsia"/>
          <w:lang w:eastAsia="zh-CN"/>
        </w:rPr>
        <w:t>的空间。</w:t>
      </w:r>
    </w:p>
    <w:p w14:paraId="228700AC" w14:textId="5364FB80" w:rsidR="00205F7E" w:rsidRPr="00205F7E" w:rsidRDefault="00205F7E" w:rsidP="003A5B7F">
      <w:pPr>
        <w:pStyle w:val="a8"/>
        <w:numPr>
          <w:ilvl w:val="0"/>
          <w:numId w:val="5"/>
        </w:numPr>
        <w:spacing w:line="360" w:lineRule="auto"/>
        <w:ind w:firstLineChars="0"/>
        <w:rPr>
          <w:lang w:eastAsia="zh-CN"/>
        </w:rPr>
      </w:pPr>
      <w:r w:rsidRPr="00205F7E">
        <w:rPr>
          <w:rFonts w:hint="eastAsia"/>
          <w:lang w:eastAsia="zh-CN"/>
        </w:rPr>
        <w:t>此外，由于文件系统的限制，二级子索引并不会全部使用。这里定义二级子索引的使用顺序是深度优先。即，必须先使用完第</w:t>
      </w:r>
      <w:r w:rsidRPr="00205F7E">
        <w:rPr>
          <w:rFonts w:hint="eastAsia"/>
          <w:lang w:eastAsia="zh-CN"/>
        </w:rPr>
        <w:t>1</w:t>
      </w:r>
      <w:r w:rsidRPr="00205F7E">
        <w:rPr>
          <w:rFonts w:hint="eastAsia"/>
          <w:lang w:eastAsia="zh-CN"/>
        </w:rPr>
        <w:t>个二级子索引</w:t>
      </w:r>
      <w:r w:rsidRPr="00205F7E">
        <w:rPr>
          <w:rFonts w:hint="eastAsia"/>
          <w:lang w:eastAsia="zh-CN"/>
        </w:rPr>
        <w:t>512*256=128KB</w:t>
      </w:r>
      <w:r w:rsidRPr="00205F7E">
        <w:rPr>
          <w:rFonts w:hint="eastAsia"/>
          <w:lang w:eastAsia="zh-CN"/>
        </w:rPr>
        <w:t>后，再使用第</w:t>
      </w:r>
      <w:r w:rsidRPr="00205F7E">
        <w:rPr>
          <w:rFonts w:hint="eastAsia"/>
          <w:lang w:eastAsia="zh-CN"/>
        </w:rPr>
        <w:t>2</w:t>
      </w:r>
      <w:r w:rsidRPr="00205F7E">
        <w:rPr>
          <w:rFonts w:hint="eastAsia"/>
          <w:lang w:eastAsia="zh-CN"/>
        </w:rPr>
        <w:t>个二级子索引。这样，每使用一个</w:t>
      </w:r>
      <w:r w:rsidRPr="00205F7E">
        <w:rPr>
          <w:rFonts w:hint="eastAsia"/>
          <w:lang w:eastAsia="zh-CN"/>
        </w:rPr>
        <w:t>2</w:t>
      </w:r>
      <w:r w:rsidRPr="00205F7E">
        <w:rPr>
          <w:rFonts w:hint="eastAsia"/>
          <w:lang w:eastAsia="zh-CN"/>
        </w:rPr>
        <w:t>级索引，多占用</w:t>
      </w:r>
      <w:r w:rsidRPr="00205F7E">
        <w:rPr>
          <w:rFonts w:hint="eastAsia"/>
          <w:lang w:eastAsia="zh-CN"/>
        </w:rPr>
        <w:t>1</w:t>
      </w:r>
      <w:r w:rsidRPr="00205F7E">
        <w:rPr>
          <w:rFonts w:hint="eastAsia"/>
          <w:lang w:eastAsia="zh-CN"/>
        </w:rPr>
        <w:t>个数据块，</w:t>
      </w:r>
      <w:r w:rsidRPr="00205F7E">
        <w:rPr>
          <w:rFonts w:hint="eastAsia"/>
          <w:lang w:eastAsia="zh-CN"/>
        </w:rPr>
        <w:t>512</w:t>
      </w:r>
      <w:r w:rsidRPr="00205F7E">
        <w:rPr>
          <w:rFonts w:hint="eastAsia"/>
          <w:lang w:eastAsia="zh-CN"/>
        </w:rPr>
        <w:t>字节。假设使用了</w:t>
      </w:r>
      <w:r w:rsidRPr="00205F7E">
        <w:rPr>
          <w:rFonts w:hint="eastAsia"/>
          <w:lang w:eastAsia="zh-CN"/>
        </w:rPr>
        <w:t>n(&lt;256)</w:t>
      </w:r>
      <w:proofErr w:type="gramStart"/>
      <w:r w:rsidRPr="00205F7E">
        <w:rPr>
          <w:rFonts w:hint="eastAsia"/>
          <w:lang w:eastAsia="zh-CN"/>
        </w:rPr>
        <w:t>个</w:t>
      </w:r>
      <w:proofErr w:type="gramEnd"/>
      <w:r w:rsidRPr="00205F7E">
        <w:rPr>
          <w:rFonts w:hint="eastAsia"/>
          <w:lang w:eastAsia="zh-CN"/>
        </w:rPr>
        <w:t>二级子索引，占用的空间大小为</w:t>
      </w:r>
      <w:r w:rsidRPr="00205F7E">
        <w:rPr>
          <w:rFonts w:hint="eastAsia"/>
          <w:lang w:eastAsia="zh-CN"/>
        </w:rPr>
        <w:t>(1+n)*512=(1+n)/2 KB</w:t>
      </w:r>
      <w:r w:rsidRPr="00205F7E">
        <w:rPr>
          <w:rFonts w:hint="eastAsia"/>
          <w:lang w:eastAsia="zh-CN"/>
        </w:rPr>
        <w:t>。加上已经使用的</w:t>
      </w:r>
      <w:r w:rsidRPr="00205F7E">
        <w:rPr>
          <w:rFonts w:hint="eastAsia"/>
          <w:lang w:eastAsia="zh-CN"/>
        </w:rPr>
        <w:t>132KB</w:t>
      </w:r>
      <w:r w:rsidRPr="00205F7E">
        <w:rPr>
          <w:rFonts w:hint="eastAsia"/>
          <w:lang w:eastAsia="zh-CN"/>
        </w:rPr>
        <w:t>的空间，总共使用了的容量为</w:t>
      </w:r>
      <w:r w:rsidRPr="00205F7E">
        <w:rPr>
          <w:rFonts w:hint="eastAsia"/>
          <w:lang w:eastAsia="zh-CN"/>
        </w:rPr>
        <w:t>131.5+128*n+(1+n)/2</w:t>
      </w:r>
      <w:r w:rsidRPr="00205F7E">
        <w:rPr>
          <w:rFonts w:hint="eastAsia"/>
          <w:lang w:eastAsia="zh-CN"/>
        </w:rPr>
        <w:t xml:space="preserve">　</w:t>
      </w:r>
      <w:r w:rsidRPr="00205F7E">
        <w:rPr>
          <w:rFonts w:hint="eastAsia"/>
          <w:lang w:eastAsia="zh-CN"/>
        </w:rPr>
        <w:t>KB</w:t>
      </w:r>
      <w:r w:rsidRPr="00205F7E">
        <w:rPr>
          <w:rFonts w:hint="eastAsia"/>
          <w:lang w:eastAsia="zh-CN"/>
        </w:rPr>
        <w:t>。令其等于文件系统的容量，</w:t>
      </w:r>
      <w:r w:rsidRPr="00205F7E">
        <w:rPr>
          <w:rFonts w:hint="eastAsia"/>
          <w:lang w:eastAsia="zh-CN"/>
        </w:rPr>
        <w:t>2MB</w:t>
      </w:r>
      <w:r w:rsidRPr="00205F7E">
        <w:rPr>
          <w:rFonts w:hint="eastAsia"/>
          <w:lang w:eastAsia="zh-CN"/>
        </w:rPr>
        <w:t>，解方程</w:t>
      </w:r>
      <w:r w:rsidRPr="00205F7E">
        <w:rPr>
          <w:rFonts w:hint="eastAsia"/>
          <w:lang w:eastAsia="zh-CN"/>
        </w:rPr>
        <w:t>: 132+128*n+(1+n)/2=2048</w:t>
      </w:r>
      <w:r w:rsidRPr="00205F7E">
        <w:rPr>
          <w:rFonts w:hint="eastAsia"/>
          <w:lang w:eastAsia="zh-CN"/>
        </w:rPr>
        <w:t xml:space="preserve">　得</w:t>
      </w:r>
      <w:r w:rsidRPr="00205F7E">
        <w:rPr>
          <w:rFonts w:hint="eastAsia"/>
          <w:lang w:eastAsia="zh-CN"/>
        </w:rPr>
        <w:t>n=14.91</w:t>
      </w:r>
      <w:r w:rsidRPr="00205F7E">
        <w:rPr>
          <w:rFonts w:hint="eastAsia"/>
          <w:lang w:eastAsia="zh-CN"/>
        </w:rPr>
        <w:t>。即最多只能使用满</w:t>
      </w:r>
      <w:r w:rsidRPr="00205F7E">
        <w:rPr>
          <w:rFonts w:hint="eastAsia"/>
          <w:lang w:eastAsia="zh-CN"/>
        </w:rPr>
        <w:t>14</w:t>
      </w:r>
      <w:r w:rsidRPr="00205F7E">
        <w:rPr>
          <w:rFonts w:hint="eastAsia"/>
          <w:lang w:eastAsia="zh-CN"/>
        </w:rPr>
        <w:t>个二级子索引，最多可以使用到</w:t>
      </w:r>
      <w:r w:rsidRPr="00205F7E">
        <w:rPr>
          <w:rFonts w:hint="eastAsia"/>
          <w:lang w:eastAsia="zh-CN"/>
        </w:rPr>
        <w:t>15</w:t>
      </w:r>
      <w:r w:rsidRPr="00205F7E">
        <w:rPr>
          <w:rFonts w:hint="eastAsia"/>
          <w:lang w:eastAsia="zh-CN"/>
        </w:rPr>
        <w:t>个二级子索引。</w:t>
      </w:r>
    </w:p>
    <w:p w14:paraId="456D32B8" w14:textId="3D5ED2DC" w:rsidR="0031286D" w:rsidRDefault="00205F7E" w:rsidP="003A5B7F">
      <w:pPr>
        <w:pStyle w:val="a8"/>
        <w:numPr>
          <w:ilvl w:val="0"/>
          <w:numId w:val="5"/>
        </w:numPr>
        <w:spacing w:line="360" w:lineRule="auto"/>
        <w:ind w:firstLineChars="0"/>
        <w:rPr>
          <w:lang w:eastAsia="zh-CN"/>
        </w:rPr>
      </w:pPr>
      <w:r w:rsidRPr="00205F7E">
        <w:rPr>
          <w:rFonts w:hint="eastAsia"/>
          <w:lang w:eastAsia="zh-CN"/>
        </w:rPr>
        <w:t>由上可得，对一个文件，实际中</w:t>
      </w:r>
      <w:r w:rsidRPr="00205F7E">
        <w:rPr>
          <w:rFonts w:hint="eastAsia"/>
          <w:lang w:eastAsia="zh-CN"/>
        </w:rPr>
        <w:t xml:space="preserve"> </w:t>
      </w:r>
      <w:r w:rsidRPr="00205F7E">
        <w:rPr>
          <w:rFonts w:hint="eastAsia"/>
          <w:lang w:eastAsia="zh-CN"/>
        </w:rPr>
        <w:t>子索引系统所占用的数据</w:t>
      </w:r>
      <w:proofErr w:type="gramStart"/>
      <w:r w:rsidRPr="00205F7E">
        <w:rPr>
          <w:rFonts w:hint="eastAsia"/>
          <w:lang w:eastAsia="zh-CN"/>
        </w:rPr>
        <w:t>块最多</w:t>
      </w:r>
      <w:proofErr w:type="gramEnd"/>
      <w:r w:rsidRPr="00205F7E">
        <w:rPr>
          <w:rFonts w:hint="eastAsia"/>
          <w:lang w:eastAsia="zh-CN"/>
        </w:rPr>
        <w:t>为</w:t>
      </w:r>
      <w:r w:rsidRPr="00205F7E">
        <w:rPr>
          <w:rFonts w:hint="eastAsia"/>
          <w:lang w:eastAsia="zh-CN"/>
        </w:rPr>
        <w:t>1+1+15=17</w:t>
      </w:r>
      <w:r w:rsidRPr="00205F7E">
        <w:rPr>
          <w:rFonts w:hint="eastAsia"/>
          <w:lang w:eastAsia="zh-CN"/>
        </w:rPr>
        <w:t>个。加上根目录，总共用了</w:t>
      </w:r>
      <w:r w:rsidRPr="00205F7E">
        <w:rPr>
          <w:rFonts w:hint="eastAsia"/>
          <w:lang w:eastAsia="zh-CN"/>
        </w:rPr>
        <w:t>18</w:t>
      </w:r>
      <w:r w:rsidRPr="00205F7E">
        <w:rPr>
          <w:rFonts w:hint="eastAsia"/>
          <w:lang w:eastAsia="zh-CN"/>
        </w:rPr>
        <w:t>个数据块来存放文件系统的信息。当</w:t>
      </w:r>
      <w:r w:rsidRPr="00205F7E">
        <w:rPr>
          <w:rFonts w:hint="eastAsia"/>
          <w:lang w:eastAsia="zh-CN"/>
        </w:rPr>
        <w:t>14</w:t>
      </w:r>
      <w:r w:rsidRPr="00205F7E">
        <w:rPr>
          <w:rFonts w:hint="eastAsia"/>
          <w:lang w:eastAsia="zh-CN"/>
        </w:rPr>
        <w:t>个二级子索引全部使用满时，用来存储文件数据的数据块最为</w:t>
      </w:r>
      <w:r w:rsidRPr="00205F7E">
        <w:rPr>
          <w:rFonts w:hint="eastAsia"/>
          <w:lang w:eastAsia="zh-CN"/>
        </w:rPr>
        <w:t>6+256+14*256=3846</w:t>
      </w:r>
      <w:r w:rsidRPr="00205F7E">
        <w:rPr>
          <w:rFonts w:hint="eastAsia"/>
          <w:lang w:eastAsia="zh-CN"/>
        </w:rPr>
        <w:t>个。当使用第</w:t>
      </w:r>
      <w:r w:rsidRPr="00205F7E">
        <w:rPr>
          <w:rFonts w:hint="eastAsia"/>
          <w:lang w:eastAsia="zh-CN"/>
        </w:rPr>
        <w:t>15</w:t>
      </w:r>
      <w:r w:rsidRPr="00205F7E">
        <w:rPr>
          <w:rFonts w:hint="eastAsia"/>
          <w:lang w:eastAsia="zh-CN"/>
        </w:rPr>
        <w:t>个二级子索引时，又用</w:t>
      </w:r>
      <w:r w:rsidRPr="00205F7E">
        <w:rPr>
          <w:rFonts w:hint="eastAsia"/>
          <w:lang w:eastAsia="zh-CN"/>
        </w:rPr>
        <w:t>1</w:t>
      </w:r>
      <w:r w:rsidRPr="00205F7E">
        <w:rPr>
          <w:rFonts w:hint="eastAsia"/>
          <w:lang w:eastAsia="zh-CN"/>
        </w:rPr>
        <w:t>个数据块来存放索引结点。文件系统总计有</w:t>
      </w:r>
      <w:r w:rsidRPr="00205F7E">
        <w:rPr>
          <w:rFonts w:hint="eastAsia"/>
          <w:lang w:eastAsia="zh-CN"/>
        </w:rPr>
        <w:t>4096</w:t>
      </w:r>
      <w:r w:rsidRPr="00205F7E">
        <w:rPr>
          <w:rFonts w:hint="eastAsia"/>
          <w:lang w:eastAsia="zh-CN"/>
        </w:rPr>
        <w:t>个数据块。那么留下给第</w:t>
      </w:r>
      <w:r w:rsidRPr="00205F7E">
        <w:rPr>
          <w:rFonts w:hint="eastAsia"/>
          <w:lang w:eastAsia="zh-CN"/>
        </w:rPr>
        <w:t>15</w:t>
      </w:r>
      <w:r w:rsidRPr="00205F7E">
        <w:rPr>
          <w:rFonts w:hint="eastAsia"/>
          <w:lang w:eastAsia="zh-CN"/>
        </w:rPr>
        <w:t>个二级子索引使用的数据块为</w:t>
      </w:r>
      <w:r w:rsidRPr="00205F7E">
        <w:rPr>
          <w:rFonts w:hint="eastAsia"/>
          <w:lang w:eastAsia="zh-CN"/>
        </w:rPr>
        <w:t>4096-18-3846=232</w:t>
      </w:r>
      <w:r w:rsidRPr="00205F7E">
        <w:rPr>
          <w:rFonts w:hint="eastAsia"/>
          <w:lang w:eastAsia="zh-CN"/>
        </w:rPr>
        <w:t>。这是第</w:t>
      </w:r>
      <w:r w:rsidRPr="00205F7E">
        <w:rPr>
          <w:rFonts w:hint="eastAsia"/>
          <w:lang w:eastAsia="zh-CN"/>
        </w:rPr>
        <w:t>15</w:t>
      </w:r>
      <w:r w:rsidRPr="00205F7E">
        <w:rPr>
          <w:rFonts w:hint="eastAsia"/>
          <w:lang w:eastAsia="zh-CN"/>
        </w:rPr>
        <w:t>个二级子索引的索引结点数的上限。文件系统的实际容量为</w:t>
      </w:r>
      <w:r w:rsidRPr="00205F7E">
        <w:rPr>
          <w:rFonts w:hint="eastAsia"/>
          <w:lang w:eastAsia="zh-CN"/>
        </w:rPr>
        <w:t>(4096-18)*512=2087936</w:t>
      </w:r>
      <w:r w:rsidRPr="00205F7E">
        <w:rPr>
          <w:rFonts w:hint="eastAsia"/>
          <w:lang w:eastAsia="zh-CN"/>
        </w:rPr>
        <w:t>字节＝</w:t>
      </w:r>
      <w:r w:rsidRPr="00205F7E">
        <w:rPr>
          <w:rFonts w:hint="eastAsia"/>
          <w:lang w:eastAsia="zh-CN"/>
        </w:rPr>
        <w:t>2039 KB</w:t>
      </w:r>
      <w:r w:rsidRPr="00205F7E">
        <w:rPr>
          <w:rFonts w:hint="eastAsia"/>
          <w:lang w:eastAsia="zh-CN"/>
        </w:rPr>
        <w:t>＝</w:t>
      </w:r>
      <w:r w:rsidRPr="00205F7E">
        <w:rPr>
          <w:rFonts w:hint="eastAsia"/>
          <w:lang w:eastAsia="zh-CN"/>
        </w:rPr>
        <w:t>1.99MB</w:t>
      </w:r>
    </w:p>
    <w:p w14:paraId="51CDC1EC" w14:textId="10C7AAD8" w:rsidR="00205F7E" w:rsidRDefault="00205F7E" w:rsidP="003A5B7F">
      <w:pPr>
        <w:pStyle w:val="a8"/>
        <w:spacing w:line="360" w:lineRule="auto"/>
        <w:ind w:left="720" w:firstLineChars="0" w:firstLine="0"/>
        <w:rPr>
          <w:lang w:eastAsia="zh-CN"/>
        </w:rPr>
      </w:pPr>
      <w:r w:rsidRPr="00205F7E">
        <w:rPr>
          <w:rFonts w:hint="eastAsia"/>
          <w:lang w:eastAsia="zh-CN"/>
        </w:rPr>
        <w:t>以上容量是在仅有一个文件的情况</w:t>
      </w:r>
      <w:proofErr w:type="gramStart"/>
      <w:r w:rsidRPr="00205F7E">
        <w:rPr>
          <w:rFonts w:hint="eastAsia"/>
          <w:lang w:eastAsia="zh-CN"/>
        </w:rPr>
        <w:t>下计算</w:t>
      </w:r>
      <w:proofErr w:type="gramEnd"/>
      <w:r w:rsidRPr="00205F7E">
        <w:rPr>
          <w:rFonts w:hint="eastAsia"/>
          <w:lang w:eastAsia="zh-CN"/>
        </w:rPr>
        <w:t>出来的。实际系统中，文件的数目很多，大小也不尽相同。现在估算文件系统容量如下：</w:t>
      </w:r>
      <w:r w:rsidRPr="00205F7E">
        <w:rPr>
          <w:rFonts w:hint="eastAsia"/>
          <w:lang w:eastAsia="zh-CN"/>
        </w:rPr>
        <w:t xml:space="preserve"> </w:t>
      </w:r>
    </w:p>
    <w:tbl>
      <w:tblPr>
        <w:tblStyle w:val="ae"/>
        <w:tblW w:w="0" w:type="auto"/>
        <w:tblInd w:w="817" w:type="dxa"/>
        <w:tblLook w:val="04A0" w:firstRow="1" w:lastRow="0" w:firstColumn="1" w:lastColumn="0" w:noHBand="0" w:noVBand="1"/>
      </w:tblPr>
      <w:tblGrid>
        <w:gridCol w:w="2557"/>
        <w:gridCol w:w="2768"/>
        <w:gridCol w:w="2654"/>
      </w:tblGrid>
      <w:tr w:rsidR="00205F7E" w14:paraId="6C5CE5A5" w14:textId="77777777" w:rsidTr="00205F7E">
        <w:trPr>
          <w:trHeight w:val="471"/>
        </w:trPr>
        <w:tc>
          <w:tcPr>
            <w:tcW w:w="2557" w:type="dxa"/>
          </w:tcPr>
          <w:p w14:paraId="59E65B49" w14:textId="4F1C5622" w:rsidR="00205F7E" w:rsidRDefault="00205F7E" w:rsidP="003A5B7F">
            <w:pPr>
              <w:pStyle w:val="a8"/>
              <w:spacing w:line="360" w:lineRule="auto"/>
              <w:ind w:firstLineChars="0" w:firstLine="0"/>
              <w:jc w:val="center"/>
              <w:rPr>
                <w:lang w:eastAsia="zh-CN"/>
              </w:rPr>
            </w:pPr>
            <w:r w:rsidRPr="00205F7E">
              <w:rPr>
                <w:rFonts w:hint="eastAsia"/>
                <w:lang w:eastAsia="zh-CN"/>
              </w:rPr>
              <w:t>文件大小</w:t>
            </w:r>
          </w:p>
        </w:tc>
        <w:tc>
          <w:tcPr>
            <w:tcW w:w="2768" w:type="dxa"/>
          </w:tcPr>
          <w:p w14:paraId="7548F7ED" w14:textId="1EBA254A" w:rsidR="00205F7E" w:rsidRDefault="00205F7E" w:rsidP="003A5B7F">
            <w:pPr>
              <w:pStyle w:val="a8"/>
              <w:spacing w:line="360" w:lineRule="auto"/>
              <w:ind w:firstLineChars="0" w:firstLine="0"/>
              <w:jc w:val="center"/>
              <w:rPr>
                <w:lang w:eastAsia="zh-CN"/>
              </w:rPr>
            </w:pPr>
            <w:r w:rsidRPr="00205F7E">
              <w:rPr>
                <w:rFonts w:hint="eastAsia"/>
                <w:lang w:eastAsia="zh-CN"/>
              </w:rPr>
              <w:t>占用的数据块</w:t>
            </w:r>
          </w:p>
        </w:tc>
        <w:tc>
          <w:tcPr>
            <w:tcW w:w="2654" w:type="dxa"/>
          </w:tcPr>
          <w:p w14:paraId="0B5C3B55" w14:textId="76F2915A" w:rsidR="00205F7E" w:rsidRDefault="00205F7E" w:rsidP="003A5B7F">
            <w:pPr>
              <w:spacing w:line="360" w:lineRule="auto"/>
              <w:jc w:val="center"/>
              <w:rPr>
                <w:lang w:eastAsia="zh-CN"/>
              </w:rPr>
            </w:pPr>
            <w:r w:rsidRPr="00205F7E">
              <w:rPr>
                <w:rFonts w:hint="eastAsia"/>
                <w:lang w:eastAsia="zh-CN"/>
              </w:rPr>
              <w:t>使用的索引结点块</w:t>
            </w:r>
          </w:p>
        </w:tc>
      </w:tr>
      <w:tr w:rsidR="00205F7E" w14:paraId="2037C3C5" w14:textId="77777777" w:rsidTr="00205F7E">
        <w:trPr>
          <w:trHeight w:val="421"/>
        </w:trPr>
        <w:tc>
          <w:tcPr>
            <w:tcW w:w="2557" w:type="dxa"/>
          </w:tcPr>
          <w:p w14:paraId="42E2ECDE" w14:textId="488E59A1" w:rsidR="00205F7E" w:rsidRDefault="00205F7E" w:rsidP="003A5B7F">
            <w:pPr>
              <w:pStyle w:val="a8"/>
              <w:spacing w:line="360" w:lineRule="auto"/>
              <w:ind w:firstLineChars="0" w:firstLine="0"/>
              <w:jc w:val="center"/>
              <w:rPr>
                <w:lang w:eastAsia="zh-CN"/>
              </w:rPr>
            </w:pPr>
            <w:r w:rsidRPr="00205F7E">
              <w:rPr>
                <w:rFonts w:hint="eastAsia"/>
                <w:lang w:eastAsia="zh-CN"/>
              </w:rPr>
              <w:t>&lt;=3KB</w:t>
            </w:r>
          </w:p>
        </w:tc>
        <w:tc>
          <w:tcPr>
            <w:tcW w:w="2768" w:type="dxa"/>
          </w:tcPr>
          <w:p w14:paraId="16A5D94B" w14:textId="6D0BE9CA" w:rsidR="00205F7E" w:rsidRDefault="00205F7E" w:rsidP="003A5B7F">
            <w:pPr>
              <w:pStyle w:val="a8"/>
              <w:spacing w:line="360" w:lineRule="auto"/>
              <w:ind w:firstLineChars="0" w:firstLine="0"/>
              <w:jc w:val="center"/>
              <w:rPr>
                <w:lang w:eastAsia="zh-CN"/>
              </w:rPr>
            </w:pPr>
            <w:r w:rsidRPr="00205F7E">
              <w:rPr>
                <w:rFonts w:hint="eastAsia"/>
                <w:lang w:eastAsia="zh-CN"/>
              </w:rPr>
              <w:t>&lt;=6</w:t>
            </w:r>
          </w:p>
        </w:tc>
        <w:tc>
          <w:tcPr>
            <w:tcW w:w="2654" w:type="dxa"/>
          </w:tcPr>
          <w:p w14:paraId="738DC126" w14:textId="6969AEFB" w:rsidR="00205F7E" w:rsidRDefault="00205F7E" w:rsidP="003A5B7F">
            <w:pPr>
              <w:spacing w:line="360" w:lineRule="auto"/>
              <w:jc w:val="center"/>
              <w:rPr>
                <w:lang w:eastAsia="zh-CN"/>
              </w:rPr>
            </w:pPr>
            <w:r w:rsidRPr="00205F7E">
              <w:rPr>
                <w:rFonts w:hint="eastAsia"/>
                <w:lang w:eastAsia="zh-CN"/>
              </w:rPr>
              <w:t>0</w:t>
            </w:r>
          </w:p>
        </w:tc>
      </w:tr>
      <w:tr w:rsidR="00205F7E" w14:paraId="147C3C30" w14:textId="77777777" w:rsidTr="00205F7E">
        <w:trPr>
          <w:trHeight w:val="446"/>
        </w:trPr>
        <w:tc>
          <w:tcPr>
            <w:tcW w:w="2557" w:type="dxa"/>
          </w:tcPr>
          <w:p w14:paraId="165E24E0" w14:textId="0412DB6D" w:rsidR="00205F7E" w:rsidRDefault="00205F7E" w:rsidP="003A5B7F">
            <w:pPr>
              <w:pStyle w:val="a8"/>
              <w:spacing w:line="360" w:lineRule="auto"/>
              <w:ind w:firstLineChars="0" w:firstLine="0"/>
              <w:jc w:val="center"/>
              <w:rPr>
                <w:lang w:eastAsia="zh-CN"/>
              </w:rPr>
            </w:pPr>
            <w:r w:rsidRPr="00205F7E">
              <w:rPr>
                <w:rFonts w:hint="eastAsia"/>
                <w:lang w:eastAsia="zh-CN"/>
              </w:rPr>
              <w:t>&lt;=131KB</w:t>
            </w:r>
          </w:p>
        </w:tc>
        <w:tc>
          <w:tcPr>
            <w:tcW w:w="2768" w:type="dxa"/>
          </w:tcPr>
          <w:p w14:paraId="34B963B7" w14:textId="5323DD0A" w:rsidR="00205F7E" w:rsidRDefault="00205F7E" w:rsidP="003A5B7F">
            <w:pPr>
              <w:pStyle w:val="a8"/>
              <w:spacing w:line="360" w:lineRule="auto"/>
              <w:ind w:firstLineChars="0" w:firstLine="0"/>
              <w:jc w:val="center"/>
              <w:rPr>
                <w:lang w:eastAsia="zh-CN"/>
              </w:rPr>
            </w:pPr>
            <w:r w:rsidRPr="00205F7E">
              <w:rPr>
                <w:rFonts w:hint="eastAsia"/>
                <w:lang w:eastAsia="zh-CN"/>
              </w:rPr>
              <w:t>&lt;=6+256=262</w:t>
            </w:r>
          </w:p>
        </w:tc>
        <w:tc>
          <w:tcPr>
            <w:tcW w:w="2654" w:type="dxa"/>
          </w:tcPr>
          <w:p w14:paraId="4733421D" w14:textId="2E13FB5B" w:rsidR="00205F7E" w:rsidRDefault="00205F7E" w:rsidP="003A5B7F">
            <w:pPr>
              <w:spacing w:line="360" w:lineRule="auto"/>
              <w:jc w:val="center"/>
              <w:rPr>
                <w:lang w:eastAsia="zh-CN"/>
              </w:rPr>
            </w:pPr>
            <w:r w:rsidRPr="00205F7E">
              <w:rPr>
                <w:rFonts w:hint="eastAsia"/>
                <w:lang w:eastAsia="zh-CN"/>
              </w:rPr>
              <w:t>1</w:t>
            </w:r>
          </w:p>
        </w:tc>
      </w:tr>
      <w:tr w:rsidR="00205F7E" w14:paraId="0220AC03" w14:textId="77777777" w:rsidTr="00205F7E">
        <w:trPr>
          <w:trHeight w:val="421"/>
        </w:trPr>
        <w:tc>
          <w:tcPr>
            <w:tcW w:w="2557" w:type="dxa"/>
          </w:tcPr>
          <w:p w14:paraId="7D1DB541" w14:textId="11FE30C8" w:rsidR="00205F7E" w:rsidRDefault="00205F7E" w:rsidP="003A5B7F">
            <w:pPr>
              <w:pStyle w:val="a8"/>
              <w:spacing w:line="360" w:lineRule="auto"/>
              <w:ind w:firstLineChars="0" w:firstLine="0"/>
              <w:jc w:val="center"/>
              <w:rPr>
                <w:lang w:eastAsia="zh-CN"/>
              </w:rPr>
            </w:pPr>
            <w:r w:rsidRPr="00205F7E">
              <w:rPr>
                <w:rFonts w:hint="eastAsia"/>
                <w:lang w:eastAsia="zh-CN"/>
              </w:rPr>
              <w:t>&lt;=2039KB</w:t>
            </w:r>
          </w:p>
        </w:tc>
        <w:tc>
          <w:tcPr>
            <w:tcW w:w="2768" w:type="dxa"/>
          </w:tcPr>
          <w:p w14:paraId="77BF8B2D" w14:textId="72E40920" w:rsidR="00205F7E" w:rsidRDefault="00205F7E" w:rsidP="003A5B7F">
            <w:pPr>
              <w:pStyle w:val="a8"/>
              <w:spacing w:line="360" w:lineRule="auto"/>
              <w:ind w:firstLineChars="0" w:firstLine="0"/>
              <w:jc w:val="center"/>
              <w:rPr>
                <w:lang w:eastAsia="zh-CN"/>
              </w:rPr>
            </w:pPr>
            <w:r w:rsidRPr="00205F7E">
              <w:rPr>
                <w:rFonts w:hint="eastAsia"/>
                <w:lang w:eastAsia="zh-CN"/>
              </w:rPr>
              <w:t>&lt;=6+256+14*256+232=4078</w:t>
            </w:r>
          </w:p>
        </w:tc>
        <w:tc>
          <w:tcPr>
            <w:tcW w:w="2654" w:type="dxa"/>
          </w:tcPr>
          <w:p w14:paraId="0A4B3443" w14:textId="4A0C2BE1" w:rsidR="00205F7E" w:rsidRDefault="00205F7E" w:rsidP="003A5B7F">
            <w:pPr>
              <w:pStyle w:val="a8"/>
              <w:spacing w:line="360" w:lineRule="auto"/>
              <w:ind w:firstLineChars="0" w:firstLine="0"/>
              <w:jc w:val="center"/>
              <w:rPr>
                <w:lang w:eastAsia="zh-CN"/>
              </w:rPr>
            </w:pPr>
            <w:r w:rsidRPr="00205F7E">
              <w:rPr>
                <w:rFonts w:hint="eastAsia"/>
                <w:lang w:eastAsia="zh-CN"/>
              </w:rPr>
              <w:t>17</w:t>
            </w:r>
          </w:p>
        </w:tc>
      </w:tr>
    </w:tbl>
    <w:p w14:paraId="677C51EB" w14:textId="77777777" w:rsidR="00205F7E" w:rsidRPr="00205F7E" w:rsidRDefault="00205F7E" w:rsidP="003A5B7F">
      <w:pPr>
        <w:pStyle w:val="a8"/>
        <w:spacing w:line="360" w:lineRule="auto"/>
        <w:ind w:left="720" w:firstLineChars="0" w:firstLine="0"/>
        <w:rPr>
          <w:lang w:eastAsia="zh-CN"/>
        </w:rPr>
      </w:pPr>
    </w:p>
    <w:p w14:paraId="5D955E2A" w14:textId="32830DA3" w:rsidR="00205F7E" w:rsidRDefault="00205F7E" w:rsidP="003A5B7F">
      <w:pPr>
        <w:pStyle w:val="a8"/>
        <w:spacing w:line="360" w:lineRule="auto"/>
        <w:ind w:left="720" w:firstLineChars="0" w:firstLine="0"/>
        <w:rPr>
          <w:lang w:eastAsia="zh-CN"/>
        </w:rPr>
      </w:pPr>
      <w:r w:rsidRPr="00205F7E">
        <w:rPr>
          <w:rFonts w:hint="eastAsia"/>
          <w:lang w:eastAsia="zh-CN"/>
        </w:rPr>
        <w:t>假设每个文件大小平均分布，并把目录当成普通文件则平均占用数据块</w:t>
      </w:r>
      <w:r w:rsidRPr="00205F7E">
        <w:rPr>
          <w:rFonts w:hint="eastAsia"/>
          <w:lang w:eastAsia="zh-CN"/>
        </w:rPr>
        <w:t>4078/2=2039</w:t>
      </w:r>
      <w:r w:rsidRPr="00205F7E">
        <w:rPr>
          <w:rFonts w:hint="eastAsia"/>
          <w:lang w:eastAsia="zh-CN"/>
        </w:rPr>
        <w:t>个</w:t>
      </w:r>
      <w:r w:rsidRPr="00205F7E">
        <w:rPr>
          <w:rFonts w:hint="eastAsia"/>
          <w:lang w:eastAsia="zh-CN"/>
        </w:rPr>
        <w:t>,</w:t>
      </w:r>
      <w:r w:rsidRPr="00205F7E">
        <w:rPr>
          <w:rFonts w:hint="eastAsia"/>
          <w:lang w:eastAsia="zh-CN"/>
        </w:rPr>
        <w:t>平均使用索引结点块为：</w:t>
      </w:r>
    </w:p>
    <w:p w14:paraId="68AEE288" w14:textId="0BA53785" w:rsidR="00205F7E" w:rsidRPr="00205F7E" w:rsidRDefault="00205F7E" w:rsidP="003A5B7F">
      <w:pPr>
        <w:spacing w:line="360" w:lineRule="auto"/>
        <w:ind w:firstLine="720"/>
        <w:rPr>
          <w:lang w:eastAsia="zh-CN"/>
        </w:rPr>
      </w:pPr>
      <w:r w:rsidRPr="00205F7E">
        <w:rPr>
          <w:noProof/>
          <w:lang w:eastAsia="zh-CN"/>
        </w:rPr>
        <w:lastRenderedPageBreak/>
        <w:drawing>
          <wp:inline distT="0" distB="0" distL="0" distR="0" wp14:anchorId="5793B7D7" wp14:editId="7CB3753A">
            <wp:extent cx="3581400" cy="533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81400" cy="533400"/>
                    </a:xfrm>
                    <a:prstGeom prst="rect">
                      <a:avLst/>
                    </a:prstGeom>
                    <a:noFill/>
                    <a:ln>
                      <a:noFill/>
                    </a:ln>
                  </pic:spPr>
                </pic:pic>
              </a:graphicData>
            </a:graphic>
          </wp:inline>
        </w:drawing>
      </w:r>
    </w:p>
    <w:p w14:paraId="464A4C85" w14:textId="39147583" w:rsidR="00205F7E" w:rsidRDefault="00205F7E" w:rsidP="003A5B7F">
      <w:pPr>
        <w:pStyle w:val="a8"/>
        <w:spacing w:line="360" w:lineRule="auto"/>
        <w:ind w:left="720" w:firstLineChars="0" w:firstLine="0"/>
        <w:rPr>
          <w:lang w:eastAsia="zh-CN"/>
        </w:rPr>
      </w:pPr>
      <w:r w:rsidRPr="00205F7E">
        <w:rPr>
          <w:rFonts w:hint="eastAsia"/>
          <w:lang w:eastAsia="zh-CN"/>
        </w:rPr>
        <w:t>则硬盘空间利用效率为</w:t>
      </w:r>
      <w:r>
        <w:rPr>
          <w:lang w:eastAsia="zh-CN"/>
        </w:rPr>
        <w:t>:</w:t>
      </w:r>
    </w:p>
    <w:p w14:paraId="60ECE56D" w14:textId="7E7786C2" w:rsidR="00205F7E" w:rsidRPr="00205F7E" w:rsidRDefault="00205F7E" w:rsidP="003A5B7F">
      <w:pPr>
        <w:pStyle w:val="a8"/>
        <w:spacing w:line="360" w:lineRule="auto"/>
        <w:ind w:left="720" w:firstLineChars="0" w:firstLine="0"/>
        <w:rPr>
          <w:lang w:eastAsia="zh-CN"/>
        </w:rPr>
      </w:pPr>
      <w:r w:rsidRPr="00205F7E">
        <w:rPr>
          <w:noProof/>
          <w:lang w:eastAsia="zh-CN"/>
        </w:rPr>
        <w:drawing>
          <wp:inline distT="0" distB="0" distL="0" distR="0" wp14:anchorId="69E0F33C" wp14:editId="413731E6">
            <wp:extent cx="2371725" cy="590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71725" cy="590550"/>
                    </a:xfrm>
                    <a:prstGeom prst="rect">
                      <a:avLst/>
                    </a:prstGeom>
                    <a:noFill/>
                    <a:ln>
                      <a:noFill/>
                    </a:ln>
                  </pic:spPr>
                </pic:pic>
              </a:graphicData>
            </a:graphic>
          </wp:inline>
        </w:drawing>
      </w:r>
    </w:p>
    <w:p w14:paraId="0DADE778" w14:textId="6B375025" w:rsidR="00205F7E" w:rsidRDefault="00205F7E" w:rsidP="003A5B7F">
      <w:pPr>
        <w:pStyle w:val="a8"/>
        <w:spacing w:line="360" w:lineRule="auto"/>
        <w:ind w:left="720" w:firstLineChars="0" w:firstLine="0"/>
        <w:rPr>
          <w:lang w:eastAsia="zh-CN"/>
        </w:rPr>
      </w:pPr>
      <w:r w:rsidRPr="00205F7E">
        <w:rPr>
          <w:rFonts w:hint="eastAsia"/>
          <w:lang w:eastAsia="zh-CN"/>
        </w:rPr>
        <w:t>则文件系统容量大约为</w:t>
      </w:r>
      <w:r w:rsidRPr="00205F7E">
        <w:rPr>
          <w:rFonts w:hint="eastAsia"/>
          <w:lang w:eastAsia="zh-CN"/>
        </w:rPr>
        <w:t>(4096</w:t>
      </w:r>
      <w:r w:rsidRPr="00205F7E">
        <w:rPr>
          <w:rFonts w:hint="eastAsia"/>
          <w:lang w:eastAsia="zh-CN"/>
        </w:rPr>
        <w:t>－</w:t>
      </w:r>
      <w:r w:rsidRPr="00205F7E">
        <w:rPr>
          <w:rFonts w:hint="eastAsia"/>
          <w:lang w:eastAsia="zh-CN"/>
        </w:rPr>
        <w:t>1)*512*99.22%</w:t>
      </w:r>
      <w:r w:rsidRPr="00205F7E">
        <w:rPr>
          <w:rFonts w:hint="eastAsia"/>
          <w:lang w:eastAsia="zh-CN"/>
        </w:rPr>
        <w:t>＝</w:t>
      </w:r>
      <w:r w:rsidRPr="00205F7E">
        <w:rPr>
          <w:rFonts w:hint="eastAsia"/>
          <w:lang w:eastAsia="zh-CN"/>
        </w:rPr>
        <w:t>2080214</w:t>
      </w:r>
      <w:r w:rsidRPr="00205F7E">
        <w:rPr>
          <w:rFonts w:hint="eastAsia"/>
          <w:lang w:eastAsia="zh-CN"/>
        </w:rPr>
        <w:t>字节＝</w:t>
      </w:r>
      <w:r w:rsidRPr="00205F7E">
        <w:rPr>
          <w:rFonts w:hint="eastAsia"/>
          <w:lang w:eastAsia="zh-CN"/>
        </w:rPr>
        <w:t>2031.4KB=1.98MB</w:t>
      </w:r>
      <w:r w:rsidRPr="00205F7E">
        <w:rPr>
          <w:rFonts w:hint="eastAsia"/>
          <w:lang w:eastAsia="zh-CN"/>
        </w:rPr>
        <w:t>。</w:t>
      </w:r>
      <w:r w:rsidRPr="00205F7E">
        <w:rPr>
          <w:rFonts w:hint="eastAsia"/>
          <w:lang w:eastAsia="zh-CN"/>
        </w:rPr>
        <w:t xml:space="preserve"> </w:t>
      </w:r>
    </w:p>
    <w:p w14:paraId="3BDFACA6" w14:textId="77777777" w:rsidR="00205F7E" w:rsidRPr="00205F7E" w:rsidRDefault="00205F7E" w:rsidP="003A5B7F">
      <w:pPr>
        <w:spacing w:line="360" w:lineRule="auto"/>
        <w:rPr>
          <w:b/>
          <w:bCs/>
          <w:sz w:val="30"/>
          <w:szCs w:val="30"/>
          <w:lang w:eastAsia="zh-CN"/>
        </w:rPr>
      </w:pPr>
      <w:r w:rsidRPr="00205F7E">
        <w:rPr>
          <w:rFonts w:hint="eastAsia"/>
          <w:b/>
          <w:bCs/>
          <w:sz w:val="30"/>
          <w:szCs w:val="30"/>
          <w:lang w:eastAsia="zh-CN"/>
        </w:rPr>
        <w:t>索引结点表</w:t>
      </w:r>
      <w:r w:rsidRPr="00205F7E">
        <w:rPr>
          <w:b/>
          <w:bCs/>
          <w:sz w:val="30"/>
          <w:szCs w:val="30"/>
          <w:lang w:eastAsia="zh-CN"/>
        </w:rPr>
        <w:t xml:space="preserve"> </w:t>
      </w:r>
    </w:p>
    <w:p w14:paraId="1F478082" w14:textId="04C85FBB" w:rsidR="00205F7E" w:rsidRPr="00205F7E" w:rsidRDefault="00205F7E" w:rsidP="003A5B7F">
      <w:pPr>
        <w:pStyle w:val="a8"/>
        <w:numPr>
          <w:ilvl w:val="0"/>
          <w:numId w:val="5"/>
        </w:numPr>
        <w:spacing w:line="360" w:lineRule="auto"/>
        <w:ind w:firstLineChars="0"/>
        <w:rPr>
          <w:lang w:eastAsia="zh-CN"/>
        </w:rPr>
      </w:pPr>
      <w:r w:rsidRPr="00205F7E">
        <w:rPr>
          <w:rFonts w:hint="eastAsia"/>
          <w:lang w:eastAsia="zh-CN"/>
        </w:rPr>
        <w:t>由于每个索引结点大小为</w:t>
      </w:r>
      <w:r w:rsidRPr="00205F7E">
        <w:rPr>
          <w:rFonts w:hint="eastAsia"/>
          <w:lang w:eastAsia="zh-CN"/>
        </w:rPr>
        <w:t>64</w:t>
      </w:r>
      <w:r w:rsidRPr="00205F7E">
        <w:rPr>
          <w:rFonts w:hint="eastAsia"/>
          <w:lang w:eastAsia="zh-CN"/>
        </w:rPr>
        <w:t>个字节，最多有</w:t>
      </w:r>
      <w:r w:rsidRPr="00205F7E">
        <w:rPr>
          <w:rFonts w:hint="eastAsia"/>
          <w:lang w:eastAsia="zh-CN"/>
        </w:rPr>
        <w:t>512*8=4096</w:t>
      </w:r>
      <w:r w:rsidRPr="00205F7E">
        <w:rPr>
          <w:rFonts w:hint="eastAsia"/>
          <w:lang w:eastAsia="zh-CN"/>
        </w:rPr>
        <w:t>个索引结点。故，索引结点表的大小为</w:t>
      </w:r>
      <w:r w:rsidRPr="00205F7E">
        <w:rPr>
          <w:rFonts w:hint="eastAsia"/>
          <w:lang w:eastAsia="zh-CN"/>
        </w:rPr>
        <w:t>64*4096=256KB</w:t>
      </w:r>
      <w:r w:rsidRPr="00205F7E">
        <w:rPr>
          <w:rFonts w:hint="eastAsia"/>
          <w:lang w:eastAsia="zh-CN"/>
        </w:rPr>
        <w:t>，</w:t>
      </w:r>
      <w:r w:rsidRPr="00205F7E">
        <w:rPr>
          <w:rFonts w:hint="eastAsia"/>
          <w:lang w:eastAsia="zh-CN"/>
        </w:rPr>
        <w:t>512</w:t>
      </w:r>
      <w:r w:rsidRPr="00205F7E">
        <w:rPr>
          <w:rFonts w:hint="eastAsia"/>
          <w:lang w:eastAsia="zh-CN"/>
        </w:rPr>
        <w:t>个块。为了和</w:t>
      </w:r>
      <w:r w:rsidRPr="00205F7E">
        <w:rPr>
          <w:rFonts w:hint="eastAsia"/>
          <w:lang w:eastAsia="zh-CN"/>
        </w:rPr>
        <w:t>ext2</w:t>
      </w:r>
      <w:r w:rsidRPr="00205F7E">
        <w:rPr>
          <w:rFonts w:hint="eastAsia"/>
          <w:lang w:eastAsia="zh-CN"/>
        </w:rPr>
        <w:t>保持一致，索引结点从</w:t>
      </w:r>
      <w:r w:rsidRPr="00205F7E">
        <w:rPr>
          <w:rFonts w:hint="eastAsia"/>
          <w:lang w:eastAsia="zh-CN"/>
        </w:rPr>
        <w:t>1</w:t>
      </w:r>
      <w:r w:rsidRPr="00205F7E">
        <w:rPr>
          <w:rFonts w:hint="eastAsia"/>
          <w:lang w:eastAsia="zh-CN"/>
        </w:rPr>
        <w:t>开始计数，</w:t>
      </w:r>
      <w:r w:rsidRPr="00205F7E">
        <w:rPr>
          <w:rFonts w:hint="eastAsia"/>
          <w:lang w:eastAsia="zh-CN"/>
        </w:rPr>
        <w:t>0</w:t>
      </w:r>
      <w:r w:rsidRPr="00205F7E">
        <w:rPr>
          <w:rFonts w:hint="eastAsia"/>
          <w:lang w:eastAsia="zh-CN"/>
        </w:rPr>
        <w:t>表示</w:t>
      </w:r>
      <w:r w:rsidRPr="00205F7E">
        <w:rPr>
          <w:rFonts w:hint="eastAsia"/>
          <w:lang w:eastAsia="zh-CN"/>
        </w:rPr>
        <w:t>NULL</w:t>
      </w:r>
      <w:r w:rsidRPr="00205F7E">
        <w:rPr>
          <w:rFonts w:hint="eastAsia"/>
          <w:lang w:eastAsia="zh-CN"/>
        </w:rPr>
        <w:t>。数据块则从</w:t>
      </w:r>
      <w:r w:rsidRPr="00205F7E">
        <w:rPr>
          <w:rFonts w:hint="eastAsia"/>
          <w:lang w:eastAsia="zh-CN"/>
        </w:rPr>
        <w:t>0</w:t>
      </w:r>
      <w:r w:rsidRPr="00205F7E">
        <w:rPr>
          <w:rFonts w:hint="eastAsia"/>
          <w:lang w:eastAsia="zh-CN"/>
        </w:rPr>
        <w:t>开始计数。</w:t>
      </w:r>
      <w:r w:rsidRPr="00205F7E">
        <w:rPr>
          <w:lang w:eastAsia="zh-CN"/>
        </w:rPr>
        <w:t xml:space="preserve"> </w:t>
      </w:r>
    </w:p>
    <w:p w14:paraId="5AAED27D" w14:textId="77777777" w:rsidR="00205F7E" w:rsidRPr="00205F7E" w:rsidRDefault="00205F7E" w:rsidP="003A5B7F">
      <w:pPr>
        <w:spacing w:line="360" w:lineRule="auto"/>
        <w:rPr>
          <w:b/>
          <w:bCs/>
          <w:sz w:val="30"/>
          <w:szCs w:val="30"/>
          <w:lang w:eastAsia="zh-CN"/>
        </w:rPr>
      </w:pPr>
      <w:r w:rsidRPr="00205F7E">
        <w:rPr>
          <w:rFonts w:hint="eastAsia"/>
          <w:b/>
          <w:bCs/>
          <w:sz w:val="30"/>
          <w:szCs w:val="30"/>
          <w:lang w:eastAsia="zh-CN"/>
        </w:rPr>
        <w:t>模拟文件系统的</w:t>
      </w:r>
      <w:r w:rsidRPr="00205F7E">
        <w:rPr>
          <w:b/>
          <w:bCs/>
          <w:sz w:val="30"/>
          <w:szCs w:val="30"/>
          <w:lang w:eastAsia="zh-CN"/>
        </w:rPr>
        <w:t>“</w:t>
      </w:r>
      <w:r w:rsidRPr="00205F7E">
        <w:rPr>
          <w:rFonts w:hint="eastAsia"/>
          <w:b/>
          <w:bCs/>
          <w:sz w:val="30"/>
          <w:szCs w:val="30"/>
          <w:lang w:eastAsia="zh-CN"/>
        </w:rPr>
        <w:t>硬盘</w:t>
      </w:r>
      <w:r w:rsidRPr="00205F7E">
        <w:rPr>
          <w:b/>
          <w:bCs/>
          <w:sz w:val="30"/>
          <w:szCs w:val="30"/>
          <w:lang w:eastAsia="zh-CN"/>
        </w:rPr>
        <w:t>”</w:t>
      </w:r>
      <w:r w:rsidRPr="00205F7E">
        <w:rPr>
          <w:rFonts w:hint="eastAsia"/>
          <w:b/>
          <w:bCs/>
          <w:sz w:val="30"/>
          <w:szCs w:val="30"/>
          <w:lang w:eastAsia="zh-CN"/>
        </w:rPr>
        <w:t>数据结构</w:t>
      </w:r>
    </w:p>
    <w:p w14:paraId="5550BF30" w14:textId="22D86064" w:rsidR="00205F7E" w:rsidRDefault="00205F7E" w:rsidP="003A5B7F">
      <w:pPr>
        <w:pStyle w:val="a8"/>
        <w:numPr>
          <w:ilvl w:val="0"/>
          <w:numId w:val="5"/>
        </w:numPr>
        <w:spacing w:line="360" w:lineRule="auto"/>
        <w:ind w:firstLineChars="0"/>
        <w:rPr>
          <w:lang w:eastAsia="zh-CN"/>
        </w:rPr>
      </w:pPr>
      <w:r w:rsidRPr="00205F7E">
        <w:rPr>
          <w:rFonts w:hint="eastAsia"/>
          <w:lang w:eastAsia="zh-CN"/>
        </w:rPr>
        <w:t>基于以上若干定义，得到模拟文件系统的</w:t>
      </w:r>
      <w:r w:rsidRPr="00205F7E">
        <w:rPr>
          <w:lang w:eastAsia="zh-CN"/>
        </w:rPr>
        <w:t>“</w:t>
      </w:r>
      <w:r w:rsidRPr="00205F7E">
        <w:rPr>
          <w:rFonts w:hint="eastAsia"/>
          <w:lang w:eastAsia="zh-CN"/>
        </w:rPr>
        <w:t>硬盘</w:t>
      </w:r>
      <w:r w:rsidRPr="00205F7E">
        <w:rPr>
          <w:lang w:eastAsia="zh-CN"/>
        </w:rPr>
        <w:t>”</w:t>
      </w:r>
      <w:r w:rsidRPr="00205F7E">
        <w:rPr>
          <w:rFonts w:hint="eastAsia"/>
          <w:lang w:eastAsia="zh-CN"/>
        </w:rPr>
        <w:t>数据结构：</w:t>
      </w:r>
    </w:p>
    <w:p w14:paraId="61F69A97" w14:textId="777E3963" w:rsidR="00205F7E" w:rsidRDefault="00C70C43" w:rsidP="003A5B7F">
      <w:pPr>
        <w:spacing w:line="360" w:lineRule="auto"/>
        <w:rPr>
          <w:lang w:eastAsia="zh-CN"/>
        </w:rPr>
      </w:pPr>
      <w:r>
        <w:rPr>
          <w:noProof/>
          <w:lang w:eastAsia="zh-CN"/>
        </w:rPr>
        <w:drawing>
          <wp:inline distT="0" distB="0" distL="0" distR="0" wp14:anchorId="4E9AFF88" wp14:editId="1BFDED1D">
            <wp:extent cx="5633085" cy="1274445"/>
            <wp:effectExtent l="0" t="0" r="0" b="0"/>
            <wp:docPr id="75799" name="图片 7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3085" cy="1274445"/>
                    </a:xfrm>
                    <a:prstGeom prst="rect">
                      <a:avLst/>
                    </a:prstGeom>
                    <a:noFill/>
                  </pic:spPr>
                </pic:pic>
              </a:graphicData>
            </a:graphic>
          </wp:inline>
        </w:drawing>
      </w:r>
    </w:p>
    <w:p w14:paraId="406C9296" w14:textId="603A0955" w:rsidR="00C70C43" w:rsidRDefault="00C70C43" w:rsidP="003A5B7F">
      <w:pPr>
        <w:pStyle w:val="a8"/>
        <w:numPr>
          <w:ilvl w:val="0"/>
          <w:numId w:val="5"/>
        </w:numPr>
        <w:spacing w:line="360" w:lineRule="auto"/>
        <w:ind w:firstLineChars="0"/>
        <w:rPr>
          <w:lang w:eastAsia="zh-CN"/>
        </w:rPr>
      </w:pPr>
      <w:r w:rsidRPr="00C70C43">
        <w:rPr>
          <w:rFonts w:hint="eastAsia"/>
          <w:lang w:eastAsia="zh-CN"/>
        </w:rPr>
        <w:t>整个模拟文件系统所需要的</w:t>
      </w:r>
      <w:r w:rsidRPr="00C70C43">
        <w:rPr>
          <w:lang w:eastAsia="zh-CN"/>
        </w:rPr>
        <w:t>“</w:t>
      </w:r>
      <w:r w:rsidRPr="00C70C43">
        <w:rPr>
          <w:rFonts w:hint="eastAsia"/>
          <w:lang w:eastAsia="zh-CN"/>
        </w:rPr>
        <w:t>硬盘</w:t>
      </w:r>
      <w:r w:rsidRPr="00C70C43">
        <w:rPr>
          <w:lang w:eastAsia="zh-CN"/>
        </w:rPr>
        <w:t>”</w:t>
      </w:r>
      <w:r w:rsidRPr="00C70C43">
        <w:rPr>
          <w:rFonts w:hint="eastAsia"/>
          <w:lang w:eastAsia="zh-CN"/>
        </w:rPr>
        <w:t>空间为</w:t>
      </w:r>
      <w:r w:rsidRPr="00C70C43">
        <w:rPr>
          <w:rFonts w:hint="eastAsia"/>
          <w:lang w:eastAsia="zh-CN"/>
        </w:rPr>
        <w:t>1+1+1+512+4096=4611</w:t>
      </w:r>
      <w:r w:rsidRPr="00C70C43">
        <w:rPr>
          <w:rFonts w:hint="eastAsia"/>
          <w:lang w:eastAsia="zh-CN"/>
        </w:rPr>
        <w:t>个块。共计</w:t>
      </w:r>
      <w:r w:rsidRPr="00C70C43">
        <w:rPr>
          <w:rFonts w:hint="eastAsia"/>
          <w:lang w:eastAsia="zh-CN"/>
        </w:rPr>
        <w:t>4611*512bytes=2,360,832</w:t>
      </w:r>
      <w:r w:rsidRPr="00C70C43">
        <w:rPr>
          <w:rFonts w:hint="eastAsia"/>
          <w:lang w:eastAsia="zh-CN"/>
        </w:rPr>
        <w:t>字节＝</w:t>
      </w:r>
      <w:r w:rsidRPr="00C70C43">
        <w:rPr>
          <w:rFonts w:hint="eastAsia"/>
          <w:lang w:eastAsia="zh-CN"/>
        </w:rPr>
        <w:t>2305.5KB</w:t>
      </w:r>
      <w:r w:rsidRPr="00C70C43">
        <w:rPr>
          <w:rFonts w:hint="eastAsia"/>
          <w:lang w:eastAsia="zh-CN"/>
        </w:rPr>
        <w:t>＝</w:t>
      </w:r>
      <w:r w:rsidRPr="00C70C43">
        <w:rPr>
          <w:rFonts w:hint="eastAsia"/>
          <w:lang w:eastAsia="zh-CN"/>
        </w:rPr>
        <w:t>2.25MB</w:t>
      </w:r>
      <w:r w:rsidRPr="00C70C43">
        <w:rPr>
          <w:rFonts w:hint="eastAsia"/>
          <w:lang w:eastAsia="zh-CN"/>
        </w:rPr>
        <w:t>。</w:t>
      </w:r>
      <w:r w:rsidRPr="00C70C43">
        <w:rPr>
          <w:rFonts w:hint="eastAsia"/>
          <w:b/>
          <w:bCs/>
          <w:lang w:eastAsia="zh-CN"/>
        </w:rPr>
        <w:t xml:space="preserve">  </w:t>
      </w:r>
      <w:r w:rsidRPr="00C70C43">
        <w:rPr>
          <w:rFonts w:hint="eastAsia"/>
          <w:lang w:eastAsia="zh-CN"/>
        </w:rPr>
        <w:t>其中，数据容量为</w:t>
      </w:r>
      <w:r w:rsidRPr="00C70C43">
        <w:rPr>
          <w:lang w:eastAsia="zh-CN"/>
        </w:rPr>
        <w:t>1.99MB</w:t>
      </w:r>
      <w:r w:rsidRPr="00C70C43">
        <w:rPr>
          <w:rFonts w:hint="eastAsia"/>
          <w:lang w:eastAsia="zh-CN"/>
        </w:rPr>
        <w:t>。最多可容纳的文件数目为</w:t>
      </w:r>
      <w:r w:rsidRPr="00C70C43">
        <w:rPr>
          <w:lang w:eastAsia="zh-CN"/>
        </w:rPr>
        <w:t>4096-17=4079</w:t>
      </w:r>
      <w:r w:rsidRPr="00C70C43">
        <w:rPr>
          <w:rFonts w:hint="eastAsia"/>
          <w:lang w:eastAsia="zh-CN"/>
        </w:rPr>
        <w:t>个。每个文件占用的数据空间最小为</w:t>
      </w:r>
      <w:r w:rsidRPr="00C70C43">
        <w:rPr>
          <w:lang w:eastAsia="zh-CN"/>
        </w:rPr>
        <w:t>512</w:t>
      </w:r>
      <w:r w:rsidRPr="00C70C43">
        <w:rPr>
          <w:rFonts w:hint="eastAsia"/>
          <w:lang w:eastAsia="zh-CN"/>
        </w:rPr>
        <w:t>字节，即一个块大小</w:t>
      </w:r>
    </w:p>
    <w:p w14:paraId="42B15EA8" w14:textId="77777777" w:rsidR="00C70C43" w:rsidRPr="00C70C43" w:rsidRDefault="00C70C43" w:rsidP="003A5B7F">
      <w:pPr>
        <w:spacing w:line="360" w:lineRule="auto"/>
        <w:rPr>
          <w:b/>
          <w:bCs/>
          <w:sz w:val="30"/>
          <w:szCs w:val="30"/>
          <w:lang w:eastAsia="zh-CN"/>
        </w:rPr>
      </w:pPr>
      <w:r w:rsidRPr="00C70C43">
        <w:rPr>
          <w:rFonts w:hint="eastAsia"/>
          <w:b/>
          <w:bCs/>
          <w:sz w:val="30"/>
          <w:szCs w:val="30"/>
          <w:lang w:eastAsia="zh-CN"/>
        </w:rPr>
        <w:t>目录与文件</w:t>
      </w:r>
    </w:p>
    <w:p w14:paraId="5D797905" w14:textId="74AF38DC" w:rsidR="00C70C43" w:rsidRPr="00C70C43" w:rsidRDefault="00C70C43" w:rsidP="003A5B7F">
      <w:pPr>
        <w:pStyle w:val="a8"/>
        <w:numPr>
          <w:ilvl w:val="0"/>
          <w:numId w:val="5"/>
        </w:numPr>
        <w:spacing w:line="360" w:lineRule="auto"/>
        <w:ind w:firstLineChars="0"/>
        <w:rPr>
          <w:lang w:eastAsia="zh-CN"/>
        </w:rPr>
      </w:pPr>
      <w:r w:rsidRPr="00C70C43">
        <w:rPr>
          <w:rFonts w:hint="eastAsia"/>
          <w:lang w:eastAsia="zh-CN"/>
        </w:rPr>
        <w:t>与</w:t>
      </w:r>
      <w:r w:rsidRPr="00C70C43">
        <w:rPr>
          <w:rFonts w:hint="eastAsia"/>
          <w:lang w:eastAsia="zh-CN"/>
        </w:rPr>
        <w:t>ext2</w:t>
      </w:r>
      <w:r w:rsidRPr="00C70C43">
        <w:rPr>
          <w:rFonts w:hint="eastAsia"/>
          <w:lang w:eastAsia="zh-CN"/>
        </w:rPr>
        <w:t>相同，目录作为特殊的文件来处理。将第</w:t>
      </w:r>
      <w:r w:rsidRPr="00C70C43">
        <w:rPr>
          <w:rFonts w:hint="eastAsia"/>
          <w:lang w:eastAsia="zh-CN"/>
        </w:rPr>
        <w:t>1</w:t>
      </w:r>
      <w:r w:rsidRPr="00C70C43">
        <w:rPr>
          <w:rFonts w:hint="eastAsia"/>
          <w:lang w:eastAsia="zh-CN"/>
        </w:rPr>
        <w:t>个索引结点指向根目录。根目录的索引结点中直接索引域指向数据块</w:t>
      </w:r>
      <w:r w:rsidRPr="00C70C43">
        <w:rPr>
          <w:rFonts w:hint="eastAsia"/>
          <w:lang w:eastAsia="zh-CN"/>
        </w:rPr>
        <w:t>0</w:t>
      </w:r>
      <w:r w:rsidRPr="00C70C43">
        <w:rPr>
          <w:rFonts w:hint="eastAsia"/>
          <w:lang w:eastAsia="zh-CN"/>
        </w:rPr>
        <w:t>。</w:t>
      </w:r>
    </w:p>
    <w:p w14:paraId="1824A789" w14:textId="1269EBC5" w:rsidR="00C70C43" w:rsidRPr="00C70C43" w:rsidRDefault="00C70C43" w:rsidP="003A5B7F">
      <w:pPr>
        <w:pStyle w:val="a8"/>
        <w:numPr>
          <w:ilvl w:val="0"/>
          <w:numId w:val="5"/>
        </w:numPr>
        <w:spacing w:line="360" w:lineRule="auto"/>
        <w:ind w:firstLineChars="0"/>
        <w:rPr>
          <w:lang w:eastAsia="zh-CN"/>
        </w:rPr>
      </w:pPr>
      <w:r w:rsidRPr="00C70C43">
        <w:rPr>
          <w:rFonts w:hint="eastAsia"/>
          <w:lang w:eastAsia="zh-CN"/>
        </w:rPr>
        <w:t>目录体的数据结构与</w:t>
      </w:r>
      <w:r w:rsidRPr="00C70C43">
        <w:rPr>
          <w:rFonts w:hint="eastAsia"/>
          <w:lang w:eastAsia="zh-CN"/>
        </w:rPr>
        <w:t>ext2</w:t>
      </w:r>
      <w:r w:rsidRPr="00C70C43">
        <w:rPr>
          <w:rFonts w:hint="eastAsia"/>
          <w:lang w:eastAsia="zh-CN"/>
        </w:rPr>
        <w:t>基本相同，唯一的区别在于索引节点号用</w:t>
      </w:r>
      <w:r w:rsidRPr="00C70C43">
        <w:rPr>
          <w:rFonts w:hint="eastAsia"/>
          <w:lang w:eastAsia="zh-CN"/>
        </w:rPr>
        <w:t>16</w:t>
      </w:r>
      <w:r w:rsidRPr="00C70C43">
        <w:rPr>
          <w:rFonts w:hint="eastAsia"/>
          <w:lang w:eastAsia="zh-CN"/>
        </w:rPr>
        <w:t>位来表示：</w:t>
      </w:r>
      <w:r w:rsidRPr="00C70C43">
        <w:rPr>
          <w:lang w:eastAsia="zh-CN"/>
        </w:rPr>
        <w:t xml:space="preserve"> </w:t>
      </w:r>
    </w:p>
    <w:p w14:paraId="513BE9C4" w14:textId="746B6789" w:rsidR="00C70C43" w:rsidRPr="00C70C43" w:rsidRDefault="00C70C43" w:rsidP="003A5B7F">
      <w:pPr>
        <w:spacing w:line="360" w:lineRule="auto"/>
        <w:ind w:firstLine="720"/>
        <w:rPr>
          <w:lang w:eastAsia="zh-CN"/>
        </w:rPr>
      </w:pPr>
      <w:r w:rsidRPr="00C70C43">
        <w:rPr>
          <w:lang w:eastAsia="zh-CN"/>
        </w:rPr>
        <w:lastRenderedPageBreak/>
        <w:t xml:space="preserve">struct ext2_dir_entry { </w:t>
      </w:r>
    </w:p>
    <w:p w14:paraId="0283EA7C" w14:textId="77777777" w:rsidR="00C70C43" w:rsidRPr="00C70C43" w:rsidRDefault="00C70C43" w:rsidP="003A5B7F">
      <w:pPr>
        <w:spacing w:line="360" w:lineRule="auto"/>
        <w:ind w:left="720"/>
        <w:rPr>
          <w:lang w:eastAsia="zh-CN"/>
        </w:rPr>
      </w:pPr>
      <w:r w:rsidRPr="00C70C43">
        <w:rPr>
          <w:b/>
          <w:bCs/>
          <w:lang w:eastAsia="zh-CN"/>
        </w:rPr>
        <w:t>Type</w:t>
      </w:r>
      <w:r w:rsidRPr="00C70C43">
        <w:rPr>
          <w:b/>
          <w:bCs/>
          <w:lang w:eastAsia="zh-CN"/>
        </w:rPr>
        <w:tab/>
        <w:t>Bytes</w:t>
      </w:r>
      <w:r w:rsidRPr="00C70C43">
        <w:rPr>
          <w:b/>
          <w:bCs/>
          <w:lang w:eastAsia="zh-CN"/>
        </w:rPr>
        <w:tab/>
        <w:t>Field</w:t>
      </w:r>
      <w:r w:rsidRPr="00C70C43">
        <w:rPr>
          <w:b/>
          <w:bCs/>
          <w:lang w:eastAsia="zh-CN"/>
        </w:rPr>
        <w:tab/>
      </w:r>
      <w:r w:rsidRPr="00C70C43">
        <w:rPr>
          <w:rFonts w:hint="eastAsia"/>
          <w:b/>
          <w:bCs/>
          <w:lang w:eastAsia="zh-CN"/>
        </w:rPr>
        <w:t>释意</w:t>
      </w:r>
    </w:p>
    <w:p w14:paraId="19C74834" w14:textId="77777777" w:rsidR="00C70C43" w:rsidRPr="00C70C43" w:rsidRDefault="00C70C43" w:rsidP="003A5B7F">
      <w:pPr>
        <w:spacing w:line="360" w:lineRule="auto"/>
        <w:ind w:firstLine="720"/>
        <w:rPr>
          <w:lang w:eastAsia="zh-CN"/>
        </w:rPr>
      </w:pPr>
      <w:r w:rsidRPr="00C70C43">
        <w:rPr>
          <w:lang w:eastAsia="zh-CN"/>
        </w:rPr>
        <w:t>__u16</w:t>
      </w:r>
      <w:r w:rsidRPr="00C70C43">
        <w:rPr>
          <w:lang w:eastAsia="zh-CN"/>
        </w:rPr>
        <w:tab/>
        <w:t xml:space="preserve">2   </w:t>
      </w:r>
      <w:proofErr w:type="spellStart"/>
      <w:r w:rsidRPr="00C70C43">
        <w:rPr>
          <w:lang w:eastAsia="zh-CN"/>
        </w:rPr>
        <w:t>inode</w:t>
      </w:r>
      <w:proofErr w:type="spellEnd"/>
      <w:r w:rsidRPr="00C70C43">
        <w:rPr>
          <w:lang w:eastAsia="zh-CN"/>
        </w:rPr>
        <w:t>;</w:t>
      </w:r>
      <w:r w:rsidRPr="00C70C43">
        <w:rPr>
          <w:lang w:eastAsia="zh-CN"/>
        </w:rPr>
        <w:tab/>
      </w:r>
      <w:r w:rsidRPr="00C70C43">
        <w:rPr>
          <w:rFonts w:hint="eastAsia"/>
          <w:lang w:eastAsia="zh-CN"/>
        </w:rPr>
        <w:t>索引节点号</w:t>
      </w:r>
    </w:p>
    <w:p w14:paraId="0D29AC5E" w14:textId="77777777" w:rsidR="00C70C43" w:rsidRPr="00C70C43" w:rsidRDefault="00C70C43" w:rsidP="003A5B7F">
      <w:pPr>
        <w:spacing w:line="360" w:lineRule="auto"/>
        <w:ind w:firstLine="720"/>
        <w:rPr>
          <w:lang w:eastAsia="zh-CN"/>
        </w:rPr>
      </w:pPr>
      <w:r w:rsidRPr="00C70C43">
        <w:rPr>
          <w:lang w:eastAsia="zh-CN"/>
        </w:rPr>
        <w:t>__u16</w:t>
      </w:r>
      <w:r w:rsidRPr="00C70C43">
        <w:rPr>
          <w:lang w:eastAsia="zh-CN"/>
        </w:rPr>
        <w:tab/>
        <w:t xml:space="preserve">2   </w:t>
      </w:r>
      <w:proofErr w:type="spellStart"/>
      <w:r w:rsidRPr="00C70C43">
        <w:rPr>
          <w:lang w:eastAsia="zh-CN"/>
        </w:rPr>
        <w:t>rec_len</w:t>
      </w:r>
      <w:proofErr w:type="spellEnd"/>
      <w:r w:rsidRPr="00C70C43">
        <w:rPr>
          <w:lang w:eastAsia="zh-CN"/>
        </w:rPr>
        <w:t>;</w:t>
      </w:r>
      <w:r w:rsidRPr="00C70C43">
        <w:rPr>
          <w:lang w:eastAsia="zh-CN"/>
        </w:rPr>
        <w:tab/>
      </w:r>
      <w:r w:rsidRPr="00C70C43">
        <w:rPr>
          <w:rFonts w:hint="eastAsia"/>
          <w:lang w:eastAsia="zh-CN"/>
        </w:rPr>
        <w:t>目录项长度</w:t>
      </w:r>
    </w:p>
    <w:p w14:paraId="12C6427B" w14:textId="77777777" w:rsidR="00C70C43" w:rsidRPr="00C70C43" w:rsidRDefault="00C70C43" w:rsidP="003A5B7F">
      <w:pPr>
        <w:spacing w:line="360" w:lineRule="auto"/>
        <w:ind w:firstLine="720"/>
        <w:rPr>
          <w:lang w:eastAsia="zh-CN"/>
        </w:rPr>
      </w:pPr>
      <w:r w:rsidRPr="00C70C43">
        <w:rPr>
          <w:lang w:eastAsia="zh-CN"/>
        </w:rPr>
        <w:t>__u8</w:t>
      </w:r>
      <w:r w:rsidRPr="00C70C43">
        <w:rPr>
          <w:lang w:eastAsia="zh-CN"/>
        </w:rPr>
        <w:tab/>
        <w:t xml:space="preserve">1   </w:t>
      </w:r>
      <w:proofErr w:type="spellStart"/>
      <w:r w:rsidRPr="00C70C43">
        <w:rPr>
          <w:lang w:eastAsia="zh-CN"/>
        </w:rPr>
        <w:t>name_len</w:t>
      </w:r>
      <w:proofErr w:type="spellEnd"/>
      <w:r w:rsidRPr="00C70C43">
        <w:rPr>
          <w:lang w:eastAsia="zh-CN"/>
        </w:rPr>
        <w:t xml:space="preserve">;        </w:t>
      </w:r>
      <w:r w:rsidRPr="00C70C43">
        <w:rPr>
          <w:rFonts w:hint="eastAsia"/>
          <w:lang w:eastAsia="zh-CN"/>
        </w:rPr>
        <w:t>文件名长度</w:t>
      </w:r>
    </w:p>
    <w:p w14:paraId="5AF1223A" w14:textId="77777777" w:rsidR="00C70C43" w:rsidRPr="00C70C43" w:rsidRDefault="00C70C43" w:rsidP="003A5B7F">
      <w:pPr>
        <w:spacing w:line="360" w:lineRule="auto"/>
        <w:ind w:firstLine="720"/>
        <w:rPr>
          <w:lang w:eastAsia="zh-CN"/>
        </w:rPr>
      </w:pPr>
      <w:r w:rsidRPr="00C70C43">
        <w:rPr>
          <w:lang w:eastAsia="zh-CN"/>
        </w:rPr>
        <w:t>__u8</w:t>
      </w:r>
      <w:r w:rsidRPr="00C70C43">
        <w:rPr>
          <w:lang w:eastAsia="zh-CN"/>
        </w:rPr>
        <w:tab/>
        <w:t xml:space="preserve">1   </w:t>
      </w:r>
      <w:proofErr w:type="spellStart"/>
      <w:r w:rsidRPr="00C70C43">
        <w:rPr>
          <w:lang w:eastAsia="zh-CN"/>
        </w:rPr>
        <w:t>file_type</w:t>
      </w:r>
      <w:proofErr w:type="spellEnd"/>
      <w:r w:rsidRPr="00C70C43">
        <w:rPr>
          <w:lang w:eastAsia="zh-CN"/>
        </w:rPr>
        <w:t xml:space="preserve">;     </w:t>
      </w:r>
      <w:r w:rsidRPr="00C70C43">
        <w:rPr>
          <w:rFonts w:hint="eastAsia"/>
          <w:lang w:eastAsia="zh-CN"/>
        </w:rPr>
        <w:t>文件类型</w:t>
      </w:r>
      <w:r w:rsidRPr="00C70C43">
        <w:rPr>
          <w:lang w:eastAsia="zh-CN"/>
        </w:rPr>
        <w:t>(1:</w:t>
      </w:r>
      <w:r w:rsidRPr="00C70C43">
        <w:rPr>
          <w:rFonts w:hint="eastAsia"/>
          <w:lang w:eastAsia="zh-CN"/>
        </w:rPr>
        <w:t>普通文件，</w:t>
      </w:r>
      <w:r w:rsidRPr="00C70C43">
        <w:rPr>
          <w:lang w:eastAsia="zh-CN"/>
        </w:rPr>
        <w:t>2:</w:t>
      </w:r>
      <w:r w:rsidRPr="00C70C43">
        <w:rPr>
          <w:rFonts w:hint="eastAsia"/>
          <w:lang w:eastAsia="zh-CN"/>
        </w:rPr>
        <w:t>目录</w:t>
      </w:r>
      <w:r w:rsidRPr="00C70C43">
        <w:rPr>
          <w:lang w:eastAsia="zh-CN"/>
        </w:rPr>
        <w:t>…)</w:t>
      </w:r>
    </w:p>
    <w:p w14:paraId="6FBAF817" w14:textId="77777777" w:rsidR="00C70C43" w:rsidRPr="00C70C43" w:rsidRDefault="00C70C43" w:rsidP="003A5B7F">
      <w:pPr>
        <w:spacing w:line="360" w:lineRule="auto"/>
        <w:ind w:firstLine="720"/>
        <w:rPr>
          <w:lang w:eastAsia="zh-CN"/>
        </w:rPr>
      </w:pPr>
      <w:r w:rsidRPr="00C70C43">
        <w:rPr>
          <w:lang w:eastAsia="zh-CN"/>
        </w:rPr>
        <w:t>char[ ]</w:t>
      </w:r>
      <w:r w:rsidRPr="00C70C43">
        <w:rPr>
          <w:lang w:eastAsia="zh-CN"/>
        </w:rPr>
        <w:tab/>
        <w:t>8*_LEN</w:t>
      </w:r>
      <w:r w:rsidRPr="00C70C43">
        <w:rPr>
          <w:lang w:eastAsia="zh-CN"/>
        </w:rPr>
        <w:tab/>
        <w:t xml:space="preserve">  name[EXT2_NAME_LEN];    </w:t>
      </w:r>
      <w:r w:rsidRPr="00C70C43">
        <w:rPr>
          <w:rFonts w:hint="eastAsia"/>
          <w:lang w:eastAsia="zh-CN"/>
        </w:rPr>
        <w:t>文件名</w:t>
      </w:r>
    </w:p>
    <w:p w14:paraId="72CC6F35" w14:textId="77777777" w:rsidR="00C70C43" w:rsidRPr="00C70C43" w:rsidRDefault="00C70C43" w:rsidP="003A5B7F">
      <w:pPr>
        <w:spacing w:line="360" w:lineRule="auto"/>
        <w:ind w:firstLine="720"/>
        <w:rPr>
          <w:lang w:eastAsia="zh-CN"/>
        </w:rPr>
      </w:pPr>
      <w:r w:rsidRPr="00C70C43">
        <w:rPr>
          <w:lang w:eastAsia="zh-CN"/>
        </w:rPr>
        <w:t xml:space="preserve">}; </w:t>
      </w:r>
    </w:p>
    <w:p w14:paraId="27D330FA" w14:textId="77777777" w:rsidR="00C70C43" w:rsidRPr="00C70C43" w:rsidRDefault="00C70C43" w:rsidP="003A5B7F">
      <w:pPr>
        <w:spacing w:line="360" w:lineRule="auto"/>
        <w:ind w:left="720"/>
        <w:rPr>
          <w:lang w:eastAsia="zh-CN"/>
        </w:rPr>
      </w:pPr>
      <w:r w:rsidRPr="00C70C43">
        <w:rPr>
          <w:rFonts w:hint="eastAsia"/>
          <w:lang w:eastAsia="zh-CN"/>
        </w:rPr>
        <w:t>其中，文件名最大长度为</w:t>
      </w:r>
      <w:r w:rsidRPr="00C70C43">
        <w:rPr>
          <w:rFonts w:hint="eastAsia"/>
          <w:lang w:eastAsia="zh-CN"/>
        </w:rPr>
        <w:t>255</w:t>
      </w:r>
      <w:r w:rsidRPr="00C70C43">
        <w:rPr>
          <w:rFonts w:hint="eastAsia"/>
          <w:lang w:eastAsia="zh-CN"/>
        </w:rPr>
        <w:t>字符（节）。因此，目录项的长度范围是</w:t>
      </w:r>
      <w:r w:rsidRPr="00C70C43">
        <w:rPr>
          <w:rFonts w:hint="eastAsia"/>
          <w:lang w:eastAsia="zh-CN"/>
        </w:rPr>
        <w:t>7</w:t>
      </w:r>
      <w:r w:rsidRPr="00C70C43">
        <w:rPr>
          <w:rFonts w:hint="eastAsia"/>
          <w:lang w:eastAsia="zh-CN"/>
        </w:rPr>
        <w:t>至</w:t>
      </w:r>
      <w:r w:rsidRPr="00C70C43">
        <w:rPr>
          <w:rFonts w:hint="eastAsia"/>
          <w:lang w:eastAsia="zh-CN"/>
        </w:rPr>
        <w:t>261</w:t>
      </w:r>
      <w:r w:rsidRPr="00C70C43">
        <w:rPr>
          <w:rFonts w:hint="eastAsia"/>
          <w:lang w:eastAsia="zh-CN"/>
        </w:rPr>
        <w:t>字节。</w:t>
      </w:r>
    </w:p>
    <w:p w14:paraId="54DEDDBC" w14:textId="5F09D772" w:rsidR="00C70C43" w:rsidRPr="00C70C43" w:rsidRDefault="00C70C43" w:rsidP="003A5B7F">
      <w:pPr>
        <w:pStyle w:val="a8"/>
        <w:numPr>
          <w:ilvl w:val="0"/>
          <w:numId w:val="5"/>
        </w:numPr>
        <w:spacing w:line="360" w:lineRule="auto"/>
        <w:ind w:firstLineChars="0"/>
        <w:rPr>
          <w:lang w:eastAsia="zh-CN"/>
        </w:rPr>
      </w:pPr>
      <w:r w:rsidRPr="00C70C43">
        <w:rPr>
          <w:rFonts w:hint="eastAsia"/>
          <w:lang w:eastAsia="zh-CN"/>
        </w:rPr>
        <w:t>当文件系统在初始化时，根目录的数据块（即数据块</w:t>
      </w:r>
      <w:r w:rsidRPr="00C70C43">
        <w:rPr>
          <w:rFonts w:hint="eastAsia"/>
          <w:lang w:eastAsia="zh-CN"/>
        </w:rPr>
        <w:t>1</w:t>
      </w:r>
      <w:r w:rsidRPr="00C70C43">
        <w:rPr>
          <w:rFonts w:hint="eastAsia"/>
          <w:lang w:eastAsia="zh-CN"/>
        </w:rPr>
        <w:t>）将被初始化。其所包含的所有索引节点号以及目录项</w:t>
      </w:r>
      <w:proofErr w:type="gramStart"/>
      <w:r w:rsidRPr="00C70C43">
        <w:rPr>
          <w:rFonts w:hint="eastAsia"/>
          <w:lang w:eastAsia="zh-CN"/>
        </w:rPr>
        <w:t>长度域将被</w:t>
      </w:r>
      <w:proofErr w:type="gramEnd"/>
      <w:r w:rsidRPr="00C70C43">
        <w:rPr>
          <w:rFonts w:hint="eastAsia"/>
          <w:lang w:eastAsia="zh-CN"/>
        </w:rPr>
        <w:t>置</w:t>
      </w:r>
      <w:r w:rsidRPr="00C70C43">
        <w:rPr>
          <w:rFonts w:hint="eastAsia"/>
          <w:lang w:eastAsia="zh-CN"/>
        </w:rPr>
        <w:t>0</w:t>
      </w:r>
      <w:r w:rsidRPr="00C70C43">
        <w:rPr>
          <w:rFonts w:hint="eastAsia"/>
          <w:lang w:eastAsia="zh-CN"/>
        </w:rPr>
        <w:t>。当文件被删除时，其所在目录项长度不变，索引节点号将被置</w:t>
      </w:r>
      <w:r w:rsidRPr="00C70C43">
        <w:rPr>
          <w:rFonts w:hint="eastAsia"/>
          <w:lang w:eastAsia="zh-CN"/>
        </w:rPr>
        <w:t>0</w:t>
      </w:r>
      <w:r w:rsidRPr="00C70C43">
        <w:rPr>
          <w:rFonts w:hint="eastAsia"/>
          <w:lang w:eastAsia="zh-CN"/>
        </w:rPr>
        <w:t>。</w:t>
      </w:r>
    </w:p>
    <w:p w14:paraId="04ED4F24" w14:textId="03677133" w:rsidR="00C70C43" w:rsidRPr="00C70C43" w:rsidRDefault="00C70C43" w:rsidP="003A5B7F">
      <w:pPr>
        <w:pStyle w:val="a8"/>
        <w:numPr>
          <w:ilvl w:val="0"/>
          <w:numId w:val="5"/>
        </w:numPr>
        <w:spacing w:line="360" w:lineRule="auto"/>
        <w:ind w:firstLineChars="0"/>
        <w:rPr>
          <w:lang w:eastAsia="zh-CN"/>
        </w:rPr>
      </w:pPr>
      <w:r w:rsidRPr="00C70C43">
        <w:rPr>
          <w:rFonts w:hint="eastAsia"/>
          <w:lang w:eastAsia="zh-CN"/>
        </w:rPr>
        <w:t>当新建一个文件时，程序将从目录的数据块查找索引节点号为</w:t>
      </w:r>
      <w:r w:rsidRPr="00C70C43">
        <w:rPr>
          <w:rFonts w:hint="eastAsia"/>
          <w:lang w:eastAsia="zh-CN"/>
        </w:rPr>
        <w:t>0</w:t>
      </w:r>
      <w:r w:rsidRPr="00C70C43">
        <w:rPr>
          <w:rFonts w:hint="eastAsia"/>
          <w:lang w:eastAsia="zh-CN"/>
        </w:rPr>
        <w:t>的目录项，并检查其长度是否够用。是，则分配给该文件，否则继续查找，直到找到长度够用，或者是长度为</w:t>
      </w:r>
      <w:r w:rsidRPr="00C70C43">
        <w:rPr>
          <w:rFonts w:hint="eastAsia"/>
          <w:lang w:eastAsia="zh-CN"/>
        </w:rPr>
        <w:t>0</w:t>
      </w:r>
      <w:r w:rsidRPr="00C70C43">
        <w:rPr>
          <w:rFonts w:hint="eastAsia"/>
          <w:lang w:eastAsia="zh-CN"/>
        </w:rPr>
        <w:t>（即未被使用过）的地址，为文件建立目录项。</w:t>
      </w:r>
      <w:r w:rsidRPr="00C70C43">
        <w:rPr>
          <w:lang w:eastAsia="zh-CN"/>
        </w:rPr>
        <w:t xml:space="preserve"> </w:t>
      </w:r>
    </w:p>
    <w:p w14:paraId="1F01C364" w14:textId="493739B6" w:rsidR="00C70C43" w:rsidRPr="00C70C43" w:rsidRDefault="00C70C43" w:rsidP="003A5B7F">
      <w:pPr>
        <w:pStyle w:val="a8"/>
        <w:numPr>
          <w:ilvl w:val="0"/>
          <w:numId w:val="5"/>
        </w:numPr>
        <w:spacing w:line="360" w:lineRule="auto"/>
        <w:ind w:firstLineChars="0"/>
        <w:rPr>
          <w:lang w:eastAsia="zh-CN"/>
        </w:rPr>
      </w:pPr>
      <w:r w:rsidRPr="00C70C43">
        <w:rPr>
          <w:rFonts w:hint="eastAsia"/>
          <w:lang w:eastAsia="zh-CN"/>
        </w:rPr>
        <w:t>当建立的是一个目录时，将其所分配到的索引结点所指向的数据块清空。并且自动写入两个特殊的目录项。一个是当前目录</w:t>
      </w:r>
      <w:r w:rsidRPr="00C70C43">
        <w:rPr>
          <w:lang w:eastAsia="zh-CN"/>
        </w:rPr>
        <w:t>“</w:t>
      </w:r>
      <w:r w:rsidRPr="00C70C43">
        <w:rPr>
          <w:rFonts w:hint="eastAsia"/>
          <w:lang w:eastAsia="zh-CN"/>
        </w:rPr>
        <w:t>.</w:t>
      </w:r>
      <w:r w:rsidRPr="00C70C43">
        <w:rPr>
          <w:lang w:eastAsia="zh-CN"/>
        </w:rPr>
        <w:t>”</w:t>
      </w:r>
      <w:r w:rsidRPr="00C70C43">
        <w:rPr>
          <w:rFonts w:hint="eastAsia"/>
          <w:lang w:eastAsia="zh-CN"/>
        </w:rPr>
        <w:t>,</w:t>
      </w:r>
      <w:r w:rsidRPr="00C70C43">
        <w:rPr>
          <w:rFonts w:hint="eastAsia"/>
          <w:lang w:eastAsia="zh-CN"/>
        </w:rPr>
        <w:t>其索引结点即指向本身的数据块。另一个是上一级目录</w:t>
      </w:r>
      <w:r w:rsidRPr="00C70C43">
        <w:rPr>
          <w:lang w:eastAsia="zh-CN"/>
        </w:rPr>
        <w:t>“</w:t>
      </w:r>
      <w:r w:rsidRPr="00C70C43">
        <w:rPr>
          <w:rFonts w:hint="eastAsia"/>
          <w:lang w:eastAsia="zh-CN"/>
        </w:rPr>
        <w:t>..</w:t>
      </w:r>
      <w:r w:rsidRPr="00C70C43">
        <w:rPr>
          <w:lang w:eastAsia="zh-CN"/>
        </w:rPr>
        <w:t>”</w:t>
      </w:r>
      <w:r w:rsidRPr="00C70C43">
        <w:rPr>
          <w:rFonts w:hint="eastAsia"/>
          <w:lang w:eastAsia="zh-CN"/>
        </w:rPr>
        <w:t>，其索引结点指向上一级目录的数据块。例如，</w:t>
      </w:r>
      <w:r w:rsidRPr="00C70C43">
        <w:rPr>
          <w:rFonts w:hint="eastAsia"/>
          <w:lang w:eastAsia="zh-CN"/>
        </w:rPr>
        <w:t>/root</w:t>
      </w:r>
      <w:r w:rsidRPr="00C70C43">
        <w:rPr>
          <w:rFonts w:hint="eastAsia"/>
          <w:lang w:eastAsia="zh-CN"/>
        </w:rPr>
        <w:t>目录。其索引结点号为</w:t>
      </w:r>
      <w:r w:rsidRPr="00C70C43">
        <w:rPr>
          <w:rFonts w:hint="eastAsia"/>
          <w:lang w:eastAsia="zh-CN"/>
        </w:rPr>
        <w:t>1</w:t>
      </w:r>
      <w:r w:rsidRPr="00C70C43">
        <w:rPr>
          <w:rFonts w:hint="eastAsia"/>
          <w:lang w:eastAsia="zh-CN"/>
        </w:rPr>
        <w:t>。并且，第</w:t>
      </w:r>
      <w:r w:rsidRPr="00C70C43">
        <w:rPr>
          <w:rFonts w:hint="eastAsia"/>
          <w:lang w:eastAsia="zh-CN"/>
        </w:rPr>
        <w:t>1</w:t>
      </w:r>
      <w:r w:rsidRPr="00C70C43">
        <w:rPr>
          <w:rFonts w:hint="eastAsia"/>
          <w:lang w:eastAsia="zh-CN"/>
        </w:rPr>
        <w:t>个数据块存放着该目录的目录项。</w:t>
      </w:r>
      <w:r w:rsidRPr="00C70C43">
        <w:rPr>
          <w:rFonts w:hint="eastAsia"/>
          <w:lang w:eastAsia="zh-CN"/>
        </w:rPr>
        <w:t>/root</w:t>
      </w:r>
      <w:r w:rsidRPr="00C70C43">
        <w:rPr>
          <w:rFonts w:hint="eastAsia"/>
          <w:lang w:eastAsia="zh-CN"/>
        </w:rPr>
        <w:t>目录在文件系统初始化时自动生成。同时，在目录项中自动生成以下两项</w:t>
      </w:r>
      <w:r w:rsidRPr="00C70C43">
        <w:rPr>
          <w:lang w:eastAsia="zh-CN"/>
        </w:rPr>
        <w:t xml:space="preserve"> </w:t>
      </w:r>
      <w:r w:rsidRPr="00C70C43">
        <w:rPr>
          <w:lang w:eastAsia="zh-CN"/>
        </w:rPr>
        <w:t>：</w:t>
      </w:r>
    </w:p>
    <w:tbl>
      <w:tblPr>
        <w:tblW w:w="7371" w:type="dxa"/>
        <w:tblInd w:w="851" w:type="dxa"/>
        <w:tblCellMar>
          <w:left w:w="0" w:type="dxa"/>
          <w:right w:w="0" w:type="dxa"/>
        </w:tblCellMar>
        <w:tblLook w:val="0600" w:firstRow="0" w:lastRow="0" w:firstColumn="0" w:lastColumn="0" w:noHBand="1" w:noVBand="1"/>
      </w:tblPr>
      <w:tblGrid>
        <w:gridCol w:w="992"/>
        <w:gridCol w:w="1134"/>
        <w:gridCol w:w="1418"/>
        <w:gridCol w:w="1276"/>
        <w:gridCol w:w="850"/>
        <w:gridCol w:w="992"/>
        <w:gridCol w:w="709"/>
      </w:tblGrid>
      <w:tr w:rsidR="00C70C43" w:rsidRPr="00C70C43" w14:paraId="0C49805C" w14:textId="77777777" w:rsidTr="00C70C43">
        <w:trPr>
          <w:trHeight w:val="193"/>
        </w:trPr>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42" w:type="dxa"/>
              <w:bottom w:w="74" w:type="dxa"/>
              <w:right w:w="142" w:type="dxa"/>
            </w:tcMar>
            <w:hideMark/>
          </w:tcPr>
          <w:p w14:paraId="37E7FB92" w14:textId="0A122251"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line="360" w:lineRule="auto"/>
              <w:jc w:val="center"/>
              <w:textAlignment w:val="baseline"/>
              <w:rPr>
                <w:lang w:eastAsia="zh-CN"/>
              </w:rPr>
            </w:pPr>
            <w:proofErr w:type="spellStart"/>
            <w:r w:rsidRPr="00C70C43">
              <w:rPr>
                <w:rFonts w:hint="eastAsia"/>
                <w:lang w:eastAsia="zh-CN"/>
              </w:rPr>
              <w:t>inode</w:t>
            </w:r>
            <w:proofErr w:type="spellEnd"/>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142" w:type="dxa"/>
              <w:bottom w:w="74" w:type="dxa"/>
              <w:right w:w="142" w:type="dxa"/>
            </w:tcMar>
            <w:hideMark/>
          </w:tcPr>
          <w:p w14:paraId="59AAD798" w14:textId="51EF935E"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line="360" w:lineRule="auto"/>
              <w:jc w:val="center"/>
              <w:textAlignment w:val="baseline"/>
              <w:rPr>
                <w:lang w:eastAsia="zh-CN"/>
              </w:rPr>
            </w:pPr>
            <w:proofErr w:type="spellStart"/>
            <w:r>
              <w:rPr>
                <w:lang w:eastAsia="zh-CN"/>
              </w:rPr>
              <w:t>rec_len</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142" w:type="dxa"/>
              <w:bottom w:w="74" w:type="dxa"/>
              <w:right w:w="142" w:type="dxa"/>
            </w:tcMar>
            <w:hideMark/>
          </w:tcPr>
          <w:p w14:paraId="0A1DCDF8" w14:textId="3C3F3D3D"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line="360" w:lineRule="auto"/>
              <w:jc w:val="center"/>
              <w:textAlignment w:val="baseline"/>
              <w:rPr>
                <w:lang w:eastAsia="zh-CN"/>
              </w:rPr>
            </w:pPr>
            <w:proofErr w:type="spellStart"/>
            <w:r>
              <w:rPr>
                <w:lang w:eastAsia="zh-CN"/>
              </w:rPr>
              <w:t>name_len</w:t>
            </w:r>
            <w:proofErr w:type="spellEnd"/>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80" w:type="dxa"/>
              <w:left w:w="142" w:type="dxa"/>
              <w:bottom w:w="74" w:type="dxa"/>
              <w:right w:w="142" w:type="dxa"/>
            </w:tcMar>
            <w:hideMark/>
          </w:tcPr>
          <w:p w14:paraId="34735E37" w14:textId="6C2570FD"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line="360" w:lineRule="auto"/>
              <w:jc w:val="center"/>
              <w:textAlignment w:val="baseline"/>
              <w:rPr>
                <w:lang w:eastAsia="zh-CN"/>
              </w:rPr>
            </w:pPr>
            <w:proofErr w:type="spellStart"/>
            <w:r>
              <w:rPr>
                <w:lang w:eastAsia="zh-CN"/>
              </w:rPr>
              <w:t>file_type</w:t>
            </w:r>
            <w:proofErr w:type="spellEnd"/>
          </w:p>
        </w:tc>
        <w:tc>
          <w:tcPr>
            <w:tcW w:w="2551"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142" w:type="dxa"/>
              <w:bottom w:w="74" w:type="dxa"/>
              <w:right w:w="142" w:type="dxa"/>
            </w:tcMar>
            <w:hideMark/>
          </w:tcPr>
          <w:p w14:paraId="48F22385" w14:textId="7FB37065"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after="0" w:line="360" w:lineRule="auto"/>
              <w:jc w:val="center"/>
              <w:textAlignment w:val="baseline"/>
              <w:rPr>
                <w:lang w:eastAsia="zh-CN"/>
              </w:rPr>
            </w:pPr>
            <w:r>
              <w:rPr>
                <w:rFonts w:hint="eastAsia"/>
                <w:lang w:eastAsia="zh-CN"/>
              </w:rPr>
              <w:t>n</w:t>
            </w:r>
            <w:r>
              <w:rPr>
                <w:lang w:eastAsia="zh-CN"/>
              </w:rPr>
              <w:t>ame</w:t>
            </w:r>
          </w:p>
        </w:tc>
      </w:tr>
      <w:tr w:rsidR="00C70C43" w:rsidRPr="00C70C43" w14:paraId="06AA1C42" w14:textId="77777777" w:rsidTr="00C70C43">
        <w:trPr>
          <w:trHeight w:val="386"/>
        </w:trPr>
        <w:tc>
          <w:tcPr>
            <w:tcW w:w="992" w:type="dxa"/>
            <w:tcBorders>
              <w:top w:val="single" w:sz="4" w:space="0" w:color="000000"/>
              <w:left w:val="single" w:sz="4" w:space="0" w:color="000000"/>
              <w:bottom w:val="single" w:sz="4" w:space="0" w:color="000000"/>
              <w:right w:val="single" w:sz="4" w:space="0" w:color="000000"/>
            </w:tcBorders>
            <w:shd w:val="clear" w:color="auto" w:fill="auto"/>
            <w:tcMar>
              <w:top w:w="96" w:type="dxa"/>
              <w:left w:w="142" w:type="dxa"/>
              <w:bottom w:w="74" w:type="dxa"/>
              <w:right w:w="142" w:type="dxa"/>
            </w:tcMar>
            <w:hideMark/>
          </w:tcPr>
          <w:p w14:paraId="7ACDF121" w14:textId="77777777"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80" w:after="0" w:line="360" w:lineRule="auto"/>
              <w:jc w:val="center"/>
              <w:textAlignment w:val="baseline"/>
              <w:rPr>
                <w:lang w:eastAsia="zh-CN"/>
              </w:rPr>
            </w:pPr>
            <w:r w:rsidRPr="00C70C43">
              <w:rPr>
                <w:lang w:eastAsia="zh-CN"/>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96" w:type="dxa"/>
              <w:left w:w="142" w:type="dxa"/>
              <w:bottom w:w="74" w:type="dxa"/>
              <w:right w:w="142" w:type="dxa"/>
            </w:tcMar>
            <w:hideMark/>
          </w:tcPr>
          <w:p w14:paraId="49A88988" w14:textId="77777777"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80" w:after="0" w:line="360" w:lineRule="auto"/>
              <w:jc w:val="center"/>
              <w:textAlignment w:val="baseline"/>
              <w:rPr>
                <w:lang w:eastAsia="zh-CN"/>
              </w:rPr>
            </w:pPr>
            <w:r w:rsidRPr="00C70C43">
              <w:rPr>
                <w:lang w:eastAsia="zh-CN"/>
              </w:rPr>
              <w:t>8</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96" w:type="dxa"/>
              <w:left w:w="142" w:type="dxa"/>
              <w:bottom w:w="74" w:type="dxa"/>
              <w:right w:w="142" w:type="dxa"/>
            </w:tcMar>
            <w:hideMark/>
          </w:tcPr>
          <w:p w14:paraId="61B0FAB3" w14:textId="77777777"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80" w:after="0" w:line="360" w:lineRule="auto"/>
              <w:jc w:val="center"/>
              <w:textAlignment w:val="baseline"/>
              <w:rPr>
                <w:lang w:eastAsia="zh-CN"/>
              </w:rPr>
            </w:pPr>
            <w:r w:rsidRPr="00C70C43">
              <w:rPr>
                <w:lang w:eastAsia="zh-CN"/>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96" w:type="dxa"/>
              <w:left w:w="142" w:type="dxa"/>
              <w:bottom w:w="74" w:type="dxa"/>
              <w:right w:w="142" w:type="dxa"/>
            </w:tcMar>
            <w:hideMark/>
          </w:tcPr>
          <w:p w14:paraId="5D8E8C21" w14:textId="77777777"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80" w:after="0" w:line="360" w:lineRule="auto"/>
              <w:jc w:val="center"/>
              <w:textAlignment w:val="baseline"/>
              <w:rPr>
                <w:lang w:eastAsia="zh-CN"/>
              </w:rPr>
            </w:pPr>
            <w:r w:rsidRPr="00C70C43">
              <w:rPr>
                <w:lang w:eastAsia="zh-CN"/>
              </w:rPr>
              <w:t>2</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142" w:type="dxa"/>
              <w:bottom w:w="74" w:type="dxa"/>
              <w:right w:w="142" w:type="dxa"/>
            </w:tcMar>
            <w:hideMark/>
          </w:tcPr>
          <w:p w14:paraId="40A2A56E" w14:textId="21EBD3F2"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80" w:after="0" w:line="360" w:lineRule="auto"/>
              <w:jc w:val="center"/>
              <w:textAlignment w:val="baseline"/>
              <w:rPr>
                <w:lang w:eastAsia="zh-CN"/>
              </w:rPr>
            </w:pPr>
            <w:r w:rsidRPr="00C70C43">
              <w:rPr>
                <w:rFonts w:hint="eastAsia"/>
                <w:lang w:eastAsia="zh-CN"/>
              </w:rPr>
              <w:t>.</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96" w:type="dxa"/>
              <w:left w:w="142" w:type="dxa"/>
              <w:bottom w:w="74" w:type="dxa"/>
              <w:right w:w="142" w:type="dxa"/>
            </w:tcMar>
            <w:hideMark/>
          </w:tcPr>
          <w:p w14:paraId="3AB145D4" w14:textId="77777777"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80" w:after="0" w:line="360" w:lineRule="auto"/>
              <w:jc w:val="center"/>
              <w:textAlignment w:val="baseline"/>
              <w:rPr>
                <w:lang w:eastAsia="zh-CN"/>
              </w:rPr>
            </w:pPr>
            <w:r w:rsidRPr="00C70C43">
              <w:rPr>
                <w:lang w:eastAsia="zh-CN"/>
              </w:rPr>
              <w:t>\0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6" w:type="dxa"/>
              <w:left w:w="142" w:type="dxa"/>
              <w:bottom w:w="74" w:type="dxa"/>
              <w:right w:w="142" w:type="dxa"/>
            </w:tcMar>
            <w:hideMark/>
          </w:tcPr>
          <w:p w14:paraId="3DD099D4" w14:textId="77777777" w:rsidR="00C70C43" w:rsidRPr="00C70C43" w:rsidRDefault="00C70C43" w:rsidP="003A5B7F">
            <w:pPr>
              <w:widowControl/>
              <w:spacing w:after="0" w:line="360" w:lineRule="auto"/>
              <w:jc w:val="center"/>
              <w:rPr>
                <w:lang w:eastAsia="zh-CN"/>
              </w:rPr>
            </w:pPr>
          </w:p>
        </w:tc>
      </w:tr>
      <w:tr w:rsidR="00C70C43" w:rsidRPr="00C70C43" w14:paraId="454655DD" w14:textId="77777777" w:rsidTr="00C70C43">
        <w:trPr>
          <w:trHeight w:val="381"/>
        </w:trPr>
        <w:tc>
          <w:tcPr>
            <w:tcW w:w="992" w:type="dxa"/>
            <w:tcBorders>
              <w:top w:val="single" w:sz="4" w:space="0" w:color="000000"/>
              <w:left w:val="single" w:sz="4" w:space="0" w:color="000000"/>
              <w:bottom w:val="single" w:sz="4" w:space="0" w:color="000000"/>
              <w:right w:val="single" w:sz="4" w:space="0" w:color="000000"/>
            </w:tcBorders>
            <w:shd w:val="clear" w:color="auto" w:fill="auto"/>
            <w:tcMar>
              <w:top w:w="96" w:type="dxa"/>
              <w:left w:w="142" w:type="dxa"/>
              <w:bottom w:w="74" w:type="dxa"/>
              <w:right w:w="142" w:type="dxa"/>
            </w:tcMar>
            <w:hideMark/>
          </w:tcPr>
          <w:p w14:paraId="470AB2F8" w14:textId="77777777"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80" w:after="0" w:line="360" w:lineRule="auto"/>
              <w:jc w:val="center"/>
              <w:textAlignment w:val="baseline"/>
              <w:rPr>
                <w:lang w:eastAsia="zh-CN"/>
              </w:rPr>
            </w:pPr>
            <w:r w:rsidRPr="00C70C43">
              <w:rPr>
                <w:lang w:eastAsia="zh-CN"/>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96" w:type="dxa"/>
              <w:left w:w="142" w:type="dxa"/>
              <w:bottom w:w="74" w:type="dxa"/>
              <w:right w:w="142" w:type="dxa"/>
            </w:tcMar>
            <w:hideMark/>
          </w:tcPr>
          <w:p w14:paraId="0080A745" w14:textId="77777777"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80" w:after="0" w:line="360" w:lineRule="auto"/>
              <w:jc w:val="center"/>
              <w:textAlignment w:val="baseline"/>
              <w:rPr>
                <w:lang w:eastAsia="zh-CN"/>
              </w:rPr>
            </w:pPr>
            <w:r w:rsidRPr="00C70C43">
              <w:rPr>
                <w:lang w:eastAsia="zh-CN"/>
              </w:rPr>
              <w:t>9</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96" w:type="dxa"/>
              <w:left w:w="142" w:type="dxa"/>
              <w:bottom w:w="74" w:type="dxa"/>
              <w:right w:w="142" w:type="dxa"/>
            </w:tcMar>
            <w:hideMark/>
          </w:tcPr>
          <w:p w14:paraId="629DA701" w14:textId="77777777"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80" w:after="0" w:line="360" w:lineRule="auto"/>
              <w:jc w:val="center"/>
              <w:textAlignment w:val="baseline"/>
              <w:rPr>
                <w:lang w:eastAsia="zh-CN"/>
              </w:rPr>
            </w:pPr>
            <w:r w:rsidRPr="00C70C43">
              <w:rPr>
                <w:lang w:eastAsia="zh-CN"/>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96" w:type="dxa"/>
              <w:left w:w="142" w:type="dxa"/>
              <w:bottom w:w="74" w:type="dxa"/>
              <w:right w:w="142" w:type="dxa"/>
            </w:tcMar>
            <w:hideMark/>
          </w:tcPr>
          <w:p w14:paraId="551CC042" w14:textId="77777777"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80" w:after="0" w:line="360" w:lineRule="auto"/>
              <w:jc w:val="center"/>
              <w:textAlignment w:val="baseline"/>
              <w:rPr>
                <w:lang w:eastAsia="zh-CN"/>
              </w:rPr>
            </w:pPr>
            <w:r w:rsidRPr="00C70C43">
              <w:rPr>
                <w:lang w:eastAsia="zh-CN"/>
              </w:rPr>
              <w:t>2</w:t>
            </w:r>
          </w:p>
        </w:tc>
        <w:tc>
          <w:tcPr>
            <w:tcW w:w="850" w:type="dxa"/>
            <w:tcBorders>
              <w:top w:val="single" w:sz="4" w:space="0" w:color="000000"/>
              <w:left w:val="single" w:sz="4" w:space="0" w:color="000000"/>
              <w:bottom w:val="single" w:sz="4" w:space="0" w:color="000000"/>
              <w:right w:val="single" w:sz="4" w:space="0" w:color="000000"/>
            </w:tcBorders>
            <w:shd w:val="clear" w:color="auto" w:fill="auto"/>
            <w:tcMar>
              <w:top w:w="80" w:type="dxa"/>
              <w:left w:w="142" w:type="dxa"/>
              <w:bottom w:w="74" w:type="dxa"/>
              <w:right w:w="142" w:type="dxa"/>
            </w:tcMar>
            <w:hideMark/>
          </w:tcPr>
          <w:p w14:paraId="4B0882B0" w14:textId="6F2EAB20"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80" w:after="0" w:line="360" w:lineRule="auto"/>
              <w:jc w:val="center"/>
              <w:textAlignment w:val="baseline"/>
              <w:rPr>
                <w:lang w:eastAsia="zh-CN"/>
              </w:rPr>
            </w:pPr>
            <w:r w:rsidRPr="00C70C43">
              <w:rPr>
                <w:rFonts w:hint="eastAsia"/>
                <w:lang w:eastAsia="zh-CN"/>
              </w:rPr>
              <w:t>.</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42" w:type="dxa"/>
              <w:bottom w:w="74" w:type="dxa"/>
              <w:right w:w="142" w:type="dxa"/>
            </w:tcMar>
            <w:hideMark/>
          </w:tcPr>
          <w:p w14:paraId="208A6432" w14:textId="6C67DE03"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80" w:after="0" w:line="360" w:lineRule="auto"/>
              <w:jc w:val="center"/>
              <w:textAlignment w:val="baseline"/>
              <w:rPr>
                <w:lang w:eastAsia="zh-CN"/>
              </w:rPr>
            </w:pPr>
            <w:r w:rsidRPr="00C70C43">
              <w:rPr>
                <w:rFonts w:hint="eastAsia"/>
                <w:lang w:eastAsia="zh-CN"/>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6" w:type="dxa"/>
              <w:left w:w="142" w:type="dxa"/>
              <w:bottom w:w="74" w:type="dxa"/>
              <w:right w:w="142" w:type="dxa"/>
            </w:tcMar>
            <w:hideMark/>
          </w:tcPr>
          <w:p w14:paraId="783285DD" w14:textId="77777777" w:rsidR="00C70C43" w:rsidRPr="00C70C43" w:rsidRDefault="00C70C43" w:rsidP="003A5B7F">
            <w:pPr>
              <w:widowControl/>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80" w:after="0" w:line="360" w:lineRule="auto"/>
              <w:jc w:val="center"/>
              <w:textAlignment w:val="baseline"/>
              <w:rPr>
                <w:lang w:eastAsia="zh-CN"/>
              </w:rPr>
            </w:pPr>
            <w:r w:rsidRPr="00C70C43">
              <w:rPr>
                <w:lang w:eastAsia="zh-CN"/>
              </w:rPr>
              <w:t>\0</w:t>
            </w:r>
          </w:p>
        </w:tc>
      </w:tr>
    </w:tbl>
    <w:p w14:paraId="52A1D416" w14:textId="77777777" w:rsidR="00C70C43" w:rsidRPr="00C70C43" w:rsidRDefault="00C70C43" w:rsidP="003A5B7F">
      <w:pPr>
        <w:spacing w:line="360" w:lineRule="auto"/>
        <w:rPr>
          <w:b/>
          <w:bCs/>
          <w:sz w:val="30"/>
          <w:szCs w:val="30"/>
          <w:lang w:eastAsia="zh-CN"/>
        </w:rPr>
      </w:pPr>
      <w:r w:rsidRPr="00C70C43">
        <w:rPr>
          <w:rFonts w:hint="eastAsia"/>
          <w:b/>
          <w:bCs/>
          <w:sz w:val="30"/>
          <w:szCs w:val="30"/>
          <w:lang w:eastAsia="zh-CN"/>
        </w:rPr>
        <w:t>文件类型</w:t>
      </w:r>
    </w:p>
    <w:p w14:paraId="3B0241DF" w14:textId="12F86C4E" w:rsidR="00C70C43" w:rsidRPr="00C70C43" w:rsidRDefault="00C70C43" w:rsidP="003A5B7F">
      <w:pPr>
        <w:pStyle w:val="a8"/>
        <w:numPr>
          <w:ilvl w:val="0"/>
          <w:numId w:val="5"/>
        </w:numPr>
        <w:spacing w:line="360" w:lineRule="auto"/>
        <w:ind w:firstLineChars="0"/>
        <w:rPr>
          <w:lang w:eastAsia="zh-CN"/>
        </w:rPr>
      </w:pPr>
      <w:r w:rsidRPr="00C70C43">
        <w:rPr>
          <w:rFonts w:hint="eastAsia"/>
          <w:lang w:eastAsia="zh-CN"/>
        </w:rPr>
        <w:lastRenderedPageBreak/>
        <w:t>文件类型项与</w:t>
      </w:r>
      <w:r w:rsidRPr="00C70C43">
        <w:rPr>
          <w:rFonts w:hint="eastAsia"/>
          <w:lang w:eastAsia="zh-CN"/>
        </w:rPr>
        <w:t>ext2</w:t>
      </w:r>
      <w:r w:rsidRPr="00C70C43">
        <w:rPr>
          <w:rFonts w:hint="eastAsia"/>
          <w:lang w:eastAsia="zh-CN"/>
        </w:rPr>
        <w:t>完全一样：</w:t>
      </w:r>
    </w:p>
    <w:p w14:paraId="60A5CC1F" w14:textId="309BF8DA" w:rsidR="00C70C43" w:rsidRPr="00C70C43" w:rsidRDefault="00C70C43" w:rsidP="003A5B7F">
      <w:pPr>
        <w:spacing w:line="360" w:lineRule="auto"/>
        <w:rPr>
          <w:lang w:eastAsia="zh-CN"/>
        </w:rPr>
      </w:pPr>
      <w:r w:rsidRPr="00C70C43">
        <w:rPr>
          <w:lang w:eastAsia="zh-CN"/>
        </w:rPr>
        <w:tab/>
      </w:r>
      <w:r>
        <w:rPr>
          <w:lang w:eastAsia="zh-CN"/>
        </w:rPr>
        <w:tab/>
      </w:r>
      <w:r w:rsidRPr="00C70C43">
        <w:rPr>
          <w:lang w:eastAsia="zh-CN"/>
        </w:rPr>
        <w:t>文件类型号</w:t>
      </w:r>
      <w:r w:rsidRPr="00C70C43">
        <w:rPr>
          <w:lang w:eastAsia="zh-CN"/>
        </w:rPr>
        <w:tab/>
      </w:r>
      <w:r w:rsidRPr="00C70C43">
        <w:rPr>
          <w:lang w:eastAsia="zh-CN"/>
        </w:rPr>
        <w:tab/>
      </w:r>
      <w:r w:rsidRPr="00C70C43">
        <w:rPr>
          <w:lang w:eastAsia="zh-CN"/>
        </w:rPr>
        <w:t>描述</w:t>
      </w:r>
    </w:p>
    <w:p w14:paraId="53949F5F" w14:textId="6AA69BC2" w:rsidR="00C70C43" w:rsidRPr="00C70C43" w:rsidRDefault="00C70C43" w:rsidP="003A5B7F">
      <w:pPr>
        <w:spacing w:line="360" w:lineRule="auto"/>
        <w:rPr>
          <w:lang w:eastAsia="zh-CN"/>
        </w:rPr>
      </w:pPr>
      <w:r w:rsidRPr="00C70C43">
        <w:rPr>
          <w:lang w:eastAsia="zh-CN"/>
        </w:rPr>
        <w:tab/>
      </w:r>
      <w:r>
        <w:rPr>
          <w:lang w:eastAsia="zh-CN"/>
        </w:rPr>
        <w:tab/>
      </w:r>
      <w:r w:rsidRPr="00C70C43">
        <w:rPr>
          <w:lang w:eastAsia="zh-CN"/>
        </w:rPr>
        <w:t>0</w:t>
      </w:r>
      <w:r w:rsidRPr="00C70C43">
        <w:rPr>
          <w:lang w:eastAsia="zh-CN"/>
        </w:rPr>
        <w:tab/>
      </w:r>
      <w:r w:rsidRPr="00C70C43">
        <w:rPr>
          <w:lang w:eastAsia="zh-CN"/>
        </w:rPr>
        <w:tab/>
      </w:r>
      <w:r w:rsidRPr="00C70C43">
        <w:rPr>
          <w:lang w:eastAsia="zh-CN"/>
        </w:rPr>
        <w:tab/>
      </w:r>
      <w:r w:rsidRPr="00C70C43">
        <w:rPr>
          <w:rFonts w:hint="eastAsia"/>
          <w:lang w:eastAsia="zh-CN"/>
        </w:rPr>
        <w:t>未知</w:t>
      </w:r>
    </w:p>
    <w:p w14:paraId="07B2DEC0" w14:textId="14B25625" w:rsidR="00C70C43" w:rsidRPr="00C70C43" w:rsidRDefault="00C70C43" w:rsidP="003A5B7F">
      <w:pPr>
        <w:spacing w:line="360" w:lineRule="auto"/>
        <w:rPr>
          <w:lang w:eastAsia="zh-CN"/>
        </w:rPr>
      </w:pPr>
      <w:r w:rsidRPr="00C70C43">
        <w:rPr>
          <w:lang w:eastAsia="zh-CN"/>
        </w:rPr>
        <w:tab/>
      </w:r>
      <w:r>
        <w:rPr>
          <w:lang w:eastAsia="zh-CN"/>
        </w:rPr>
        <w:tab/>
      </w:r>
      <w:r w:rsidRPr="00C70C43">
        <w:rPr>
          <w:lang w:eastAsia="zh-CN"/>
        </w:rPr>
        <w:t>1</w:t>
      </w:r>
      <w:r w:rsidRPr="00C70C43">
        <w:rPr>
          <w:lang w:eastAsia="zh-CN"/>
        </w:rPr>
        <w:tab/>
      </w:r>
      <w:r w:rsidRPr="00C70C43">
        <w:rPr>
          <w:lang w:eastAsia="zh-CN"/>
        </w:rPr>
        <w:tab/>
      </w:r>
      <w:r w:rsidRPr="00C70C43">
        <w:rPr>
          <w:lang w:eastAsia="zh-CN"/>
        </w:rPr>
        <w:tab/>
      </w:r>
      <w:r w:rsidRPr="00C70C43">
        <w:rPr>
          <w:rFonts w:hint="eastAsia"/>
          <w:lang w:eastAsia="zh-CN"/>
        </w:rPr>
        <w:t>普通文件</w:t>
      </w:r>
    </w:p>
    <w:p w14:paraId="74181A0E" w14:textId="189F75CD" w:rsidR="00C70C43" w:rsidRPr="00C70C43" w:rsidRDefault="00C70C43" w:rsidP="003A5B7F">
      <w:pPr>
        <w:spacing w:line="360" w:lineRule="auto"/>
        <w:rPr>
          <w:lang w:eastAsia="zh-CN"/>
        </w:rPr>
      </w:pPr>
      <w:r w:rsidRPr="00C70C43">
        <w:rPr>
          <w:lang w:eastAsia="zh-CN"/>
        </w:rPr>
        <w:tab/>
      </w:r>
      <w:r>
        <w:rPr>
          <w:lang w:eastAsia="zh-CN"/>
        </w:rPr>
        <w:tab/>
      </w:r>
      <w:r w:rsidRPr="00C70C43">
        <w:rPr>
          <w:lang w:eastAsia="zh-CN"/>
        </w:rPr>
        <w:t>2</w:t>
      </w:r>
      <w:r w:rsidRPr="00C70C43">
        <w:rPr>
          <w:lang w:eastAsia="zh-CN"/>
        </w:rPr>
        <w:tab/>
      </w:r>
      <w:r w:rsidRPr="00C70C43">
        <w:rPr>
          <w:lang w:eastAsia="zh-CN"/>
        </w:rPr>
        <w:tab/>
      </w:r>
      <w:r w:rsidRPr="00C70C43">
        <w:rPr>
          <w:lang w:eastAsia="zh-CN"/>
        </w:rPr>
        <w:tab/>
      </w:r>
      <w:r w:rsidRPr="00C70C43">
        <w:rPr>
          <w:rFonts w:hint="eastAsia"/>
          <w:lang w:eastAsia="zh-CN"/>
        </w:rPr>
        <w:t>目录</w:t>
      </w:r>
    </w:p>
    <w:p w14:paraId="5BAC6EAA" w14:textId="2B4180EE" w:rsidR="00C70C43" w:rsidRPr="00C70C43" w:rsidRDefault="00C70C43" w:rsidP="003A5B7F">
      <w:pPr>
        <w:spacing w:line="360" w:lineRule="auto"/>
        <w:rPr>
          <w:lang w:eastAsia="zh-CN"/>
        </w:rPr>
      </w:pPr>
      <w:r w:rsidRPr="00C70C43">
        <w:rPr>
          <w:lang w:eastAsia="zh-CN"/>
        </w:rPr>
        <w:tab/>
      </w:r>
      <w:r>
        <w:rPr>
          <w:lang w:eastAsia="zh-CN"/>
        </w:rPr>
        <w:tab/>
      </w:r>
      <w:r w:rsidRPr="00C70C43">
        <w:rPr>
          <w:lang w:eastAsia="zh-CN"/>
        </w:rPr>
        <w:t>3</w:t>
      </w:r>
      <w:r w:rsidRPr="00C70C43">
        <w:rPr>
          <w:lang w:eastAsia="zh-CN"/>
        </w:rPr>
        <w:tab/>
      </w:r>
      <w:r w:rsidRPr="00C70C43">
        <w:rPr>
          <w:lang w:eastAsia="zh-CN"/>
        </w:rPr>
        <w:tab/>
      </w:r>
      <w:r w:rsidRPr="00C70C43">
        <w:rPr>
          <w:lang w:eastAsia="zh-CN"/>
        </w:rPr>
        <w:tab/>
      </w:r>
      <w:r w:rsidRPr="00C70C43">
        <w:rPr>
          <w:rFonts w:hint="eastAsia"/>
          <w:lang w:eastAsia="zh-CN"/>
        </w:rPr>
        <w:t>字符设备</w:t>
      </w:r>
    </w:p>
    <w:p w14:paraId="011E5909" w14:textId="0AFBEB81" w:rsidR="00C70C43" w:rsidRPr="00C70C43" w:rsidRDefault="00C70C43" w:rsidP="003A5B7F">
      <w:pPr>
        <w:spacing w:line="360" w:lineRule="auto"/>
        <w:rPr>
          <w:lang w:eastAsia="zh-CN"/>
        </w:rPr>
      </w:pPr>
      <w:r w:rsidRPr="00C70C43">
        <w:rPr>
          <w:lang w:eastAsia="zh-CN"/>
        </w:rPr>
        <w:tab/>
      </w:r>
      <w:r>
        <w:rPr>
          <w:lang w:eastAsia="zh-CN"/>
        </w:rPr>
        <w:tab/>
      </w:r>
      <w:r w:rsidRPr="00C70C43">
        <w:rPr>
          <w:lang w:eastAsia="zh-CN"/>
        </w:rPr>
        <w:t>4</w:t>
      </w:r>
      <w:r w:rsidRPr="00C70C43">
        <w:rPr>
          <w:lang w:eastAsia="zh-CN"/>
        </w:rPr>
        <w:tab/>
      </w:r>
      <w:r w:rsidRPr="00C70C43">
        <w:rPr>
          <w:lang w:eastAsia="zh-CN"/>
        </w:rPr>
        <w:tab/>
      </w:r>
      <w:r w:rsidRPr="00C70C43">
        <w:rPr>
          <w:lang w:eastAsia="zh-CN"/>
        </w:rPr>
        <w:tab/>
      </w:r>
      <w:r w:rsidRPr="00C70C43">
        <w:rPr>
          <w:rFonts w:hint="eastAsia"/>
          <w:lang w:eastAsia="zh-CN"/>
        </w:rPr>
        <w:t>块设备</w:t>
      </w:r>
    </w:p>
    <w:p w14:paraId="044A699E" w14:textId="7D865A73" w:rsidR="00C70C43" w:rsidRPr="00C70C43" w:rsidRDefault="00C70C43" w:rsidP="003A5B7F">
      <w:pPr>
        <w:spacing w:line="360" w:lineRule="auto"/>
        <w:rPr>
          <w:lang w:eastAsia="zh-CN"/>
        </w:rPr>
      </w:pPr>
      <w:r w:rsidRPr="00C70C43">
        <w:rPr>
          <w:lang w:eastAsia="zh-CN"/>
        </w:rPr>
        <w:tab/>
      </w:r>
      <w:r>
        <w:rPr>
          <w:lang w:eastAsia="zh-CN"/>
        </w:rPr>
        <w:tab/>
      </w:r>
      <w:r w:rsidRPr="00C70C43">
        <w:rPr>
          <w:lang w:eastAsia="zh-CN"/>
        </w:rPr>
        <w:t>5</w:t>
      </w:r>
      <w:r w:rsidRPr="00C70C43">
        <w:rPr>
          <w:lang w:eastAsia="zh-CN"/>
        </w:rPr>
        <w:tab/>
      </w:r>
      <w:r w:rsidRPr="00C70C43">
        <w:rPr>
          <w:lang w:eastAsia="zh-CN"/>
        </w:rPr>
        <w:tab/>
      </w:r>
      <w:r w:rsidRPr="00C70C43">
        <w:rPr>
          <w:lang w:eastAsia="zh-CN"/>
        </w:rPr>
        <w:tab/>
      </w:r>
      <w:r w:rsidRPr="00C70C43">
        <w:rPr>
          <w:rFonts w:hint="eastAsia"/>
          <w:lang w:eastAsia="zh-CN"/>
        </w:rPr>
        <w:t>管道</w:t>
      </w:r>
      <w:r w:rsidRPr="00C70C43">
        <w:rPr>
          <w:lang w:eastAsia="zh-CN"/>
        </w:rPr>
        <w:t>(Pipe)</w:t>
      </w:r>
    </w:p>
    <w:p w14:paraId="35C2807B" w14:textId="2648DC86" w:rsidR="00C70C43" w:rsidRPr="00C70C43" w:rsidRDefault="00C70C43" w:rsidP="003A5B7F">
      <w:pPr>
        <w:spacing w:line="360" w:lineRule="auto"/>
        <w:rPr>
          <w:lang w:eastAsia="zh-CN"/>
        </w:rPr>
      </w:pPr>
      <w:r w:rsidRPr="00C70C43">
        <w:rPr>
          <w:lang w:eastAsia="zh-CN"/>
        </w:rPr>
        <w:tab/>
      </w:r>
      <w:r>
        <w:rPr>
          <w:lang w:eastAsia="zh-CN"/>
        </w:rPr>
        <w:tab/>
      </w:r>
      <w:r w:rsidRPr="00C70C43">
        <w:rPr>
          <w:lang w:eastAsia="zh-CN"/>
        </w:rPr>
        <w:t>6</w:t>
      </w:r>
      <w:r w:rsidRPr="00C70C43">
        <w:rPr>
          <w:lang w:eastAsia="zh-CN"/>
        </w:rPr>
        <w:tab/>
      </w:r>
      <w:r w:rsidRPr="00C70C43">
        <w:rPr>
          <w:lang w:eastAsia="zh-CN"/>
        </w:rPr>
        <w:tab/>
      </w:r>
      <w:r w:rsidRPr="00C70C43">
        <w:rPr>
          <w:lang w:eastAsia="zh-CN"/>
        </w:rPr>
        <w:tab/>
      </w:r>
      <w:r w:rsidRPr="00C70C43">
        <w:rPr>
          <w:rFonts w:hint="eastAsia"/>
          <w:lang w:eastAsia="zh-CN"/>
        </w:rPr>
        <w:t>套接字</w:t>
      </w:r>
    </w:p>
    <w:p w14:paraId="01C7C8DC" w14:textId="5440C623" w:rsidR="00C70C43" w:rsidRPr="00C70C43" w:rsidRDefault="00C70C43" w:rsidP="003A5B7F">
      <w:pPr>
        <w:spacing w:line="360" w:lineRule="auto"/>
        <w:rPr>
          <w:lang w:eastAsia="zh-CN"/>
        </w:rPr>
      </w:pPr>
      <w:r w:rsidRPr="00C70C43">
        <w:rPr>
          <w:lang w:eastAsia="zh-CN"/>
        </w:rPr>
        <w:tab/>
      </w:r>
      <w:r>
        <w:rPr>
          <w:lang w:eastAsia="zh-CN"/>
        </w:rPr>
        <w:tab/>
      </w:r>
      <w:r w:rsidRPr="00C70C43">
        <w:rPr>
          <w:lang w:eastAsia="zh-CN"/>
        </w:rPr>
        <w:t>7</w:t>
      </w:r>
      <w:r w:rsidRPr="00C70C43">
        <w:rPr>
          <w:lang w:eastAsia="zh-CN"/>
        </w:rPr>
        <w:tab/>
      </w:r>
      <w:r w:rsidRPr="00C70C43">
        <w:rPr>
          <w:lang w:eastAsia="zh-CN"/>
        </w:rPr>
        <w:tab/>
      </w:r>
      <w:r w:rsidRPr="00C70C43">
        <w:rPr>
          <w:lang w:eastAsia="zh-CN"/>
        </w:rPr>
        <w:tab/>
      </w:r>
      <w:r w:rsidRPr="00C70C43">
        <w:rPr>
          <w:rFonts w:hint="eastAsia"/>
          <w:lang w:eastAsia="zh-CN"/>
        </w:rPr>
        <w:t>符号指针</w:t>
      </w:r>
      <w:r w:rsidRPr="00C70C43">
        <w:rPr>
          <w:rFonts w:hint="eastAsia"/>
          <w:lang w:eastAsia="zh-CN"/>
        </w:rPr>
        <w:t xml:space="preserve"> </w:t>
      </w:r>
    </w:p>
    <w:p w14:paraId="28199B78" w14:textId="77777777" w:rsidR="00C70C43" w:rsidRPr="00C70C43" w:rsidRDefault="00C70C43" w:rsidP="003A5B7F">
      <w:pPr>
        <w:spacing w:line="360" w:lineRule="auto"/>
        <w:rPr>
          <w:b/>
          <w:bCs/>
          <w:sz w:val="30"/>
          <w:szCs w:val="30"/>
          <w:lang w:eastAsia="zh-CN"/>
        </w:rPr>
      </w:pPr>
      <w:r w:rsidRPr="00C70C43">
        <w:rPr>
          <w:rFonts w:hint="eastAsia"/>
          <w:b/>
          <w:bCs/>
          <w:sz w:val="30"/>
          <w:szCs w:val="30"/>
          <w:lang w:eastAsia="zh-CN"/>
        </w:rPr>
        <w:t>模拟文件系统的操作</w:t>
      </w:r>
      <w:r w:rsidRPr="00C70C43">
        <w:rPr>
          <w:b/>
          <w:bCs/>
          <w:sz w:val="30"/>
          <w:szCs w:val="30"/>
          <w:lang w:eastAsia="zh-CN"/>
        </w:rPr>
        <w:t xml:space="preserve"> </w:t>
      </w:r>
    </w:p>
    <w:p w14:paraId="2D84FB30" w14:textId="1D9D57FC" w:rsidR="00C70C43" w:rsidRDefault="00C70C43" w:rsidP="003A5B7F">
      <w:pPr>
        <w:spacing w:line="360" w:lineRule="auto"/>
        <w:rPr>
          <w:lang w:eastAsia="zh-CN"/>
        </w:rPr>
      </w:pPr>
      <w:r w:rsidRPr="00C70C43">
        <w:rPr>
          <w:rFonts w:hint="eastAsia"/>
          <w:noProof/>
        </w:rPr>
        <w:drawing>
          <wp:inline distT="0" distB="0" distL="0" distR="0" wp14:anchorId="0B81EBFB" wp14:editId="38AE5A96">
            <wp:extent cx="5581650" cy="2303780"/>
            <wp:effectExtent l="0" t="0" r="0" b="0"/>
            <wp:docPr id="75800" name="图片 75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87879" cy="2306351"/>
                    </a:xfrm>
                    <a:prstGeom prst="rect">
                      <a:avLst/>
                    </a:prstGeom>
                    <a:noFill/>
                    <a:ln>
                      <a:noFill/>
                    </a:ln>
                  </pic:spPr>
                </pic:pic>
              </a:graphicData>
            </a:graphic>
          </wp:inline>
        </w:drawing>
      </w:r>
    </w:p>
    <w:p w14:paraId="38451DCA" w14:textId="291F9DC1" w:rsidR="00364465" w:rsidRDefault="00364465" w:rsidP="003A5B7F">
      <w:pPr>
        <w:pStyle w:val="a8"/>
        <w:numPr>
          <w:ilvl w:val="0"/>
          <w:numId w:val="5"/>
        </w:numPr>
        <w:spacing w:line="360" w:lineRule="auto"/>
        <w:ind w:firstLineChars="0"/>
        <w:rPr>
          <w:lang w:eastAsia="zh-CN"/>
        </w:rPr>
      </w:pPr>
      <w:r w:rsidRPr="00364465">
        <w:rPr>
          <w:rFonts w:hint="eastAsia"/>
          <w:lang w:eastAsia="zh-CN"/>
        </w:rPr>
        <w:t>为了实现这些操作，内存中也必须有相应的数据结构。首先，内存中应当定义一个</w:t>
      </w:r>
      <w:r w:rsidRPr="00364465">
        <w:rPr>
          <w:lang w:eastAsia="zh-CN"/>
        </w:rPr>
        <w:t>“</w:t>
      </w:r>
      <w:r w:rsidRPr="00364465">
        <w:rPr>
          <w:rFonts w:hint="eastAsia"/>
          <w:lang w:eastAsia="zh-CN"/>
        </w:rPr>
        <w:t>当前目录</w:t>
      </w:r>
      <w:r w:rsidRPr="00364465">
        <w:rPr>
          <w:lang w:eastAsia="zh-CN"/>
        </w:rPr>
        <w:t>”</w:t>
      </w:r>
      <w:r w:rsidRPr="00364465">
        <w:rPr>
          <w:rFonts w:hint="eastAsia"/>
          <w:lang w:eastAsia="zh-CN"/>
        </w:rPr>
        <w:t>的数据结构，用来存放</w:t>
      </w:r>
      <w:r w:rsidRPr="00364465">
        <w:rPr>
          <w:lang w:eastAsia="zh-CN"/>
        </w:rPr>
        <w:t>“</w:t>
      </w:r>
      <w:r w:rsidRPr="00364465">
        <w:rPr>
          <w:rFonts w:hint="eastAsia"/>
          <w:lang w:eastAsia="zh-CN"/>
        </w:rPr>
        <w:t>当前目录</w:t>
      </w:r>
      <w:r w:rsidRPr="00364465">
        <w:rPr>
          <w:lang w:eastAsia="zh-CN"/>
        </w:rPr>
        <w:t>”</w:t>
      </w:r>
      <w:r w:rsidRPr="00364465">
        <w:rPr>
          <w:rFonts w:hint="eastAsia"/>
          <w:lang w:eastAsia="zh-CN"/>
        </w:rPr>
        <w:t>的索引结点号。此外，内存中还应当有一个</w:t>
      </w:r>
      <w:r w:rsidRPr="00364465">
        <w:rPr>
          <w:lang w:eastAsia="zh-CN"/>
        </w:rPr>
        <w:t>“</w:t>
      </w:r>
      <w:r w:rsidRPr="00364465">
        <w:rPr>
          <w:rFonts w:hint="eastAsia"/>
          <w:lang w:eastAsia="zh-CN"/>
        </w:rPr>
        <w:t>文件打开表</w:t>
      </w:r>
      <w:r w:rsidRPr="00364465">
        <w:rPr>
          <w:lang w:eastAsia="zh-CN"/>
        </w:rPr>
        <w:t>”</w:t>
      </w:r>
      <w:r w:rsidRPr="00364465">
        <w:rPr>
          <w:rFonts w:hint="eastAsia"/>
          <w:lang w:eastAsia="zh-CN"/>
        </w:rPr>
        <w:t>的数据结构。包括，打开文件</w:t>
      </w:r>
      <w:r w:rsidRPr="00364465">
        <w:rPr>
          <w:rFonts w:hint="eastAsia"/>
          <w:lang w:eastAsia="zh-CN"/>
        </w:rPr>
        <w:t>ID</w:t>
      </w:r>
      <w:r w:rsidRPr="00364465">
        <w:rPr>
          <w:rFonts w:hint="eastAsia"/>
          <w:lang w:eastAsia="zh-CN"/>
        </w:rPr>
        <w:t>，索引结点号。两个域。文件打开表应当是一个数组，数组的元组即允许同时打开的文件个数</w:t>
      </w:r>
    </w:p>
    <w:p w14:paraId="283619AE" w14:textId="77777777" w:rsidR="00364465" w:rsidRPr="00364465" w:rsidRDefault="00364465" w:rsidP="003A5B7F">
      <w:pPr>
        <w:spacing w:line="360" w:lineRule="auto"/>
        <w:rPr>
          <w:b/>
          <w:bCs/>
          <w:sz w:val="30"/>
          <w:szCs w:val="30"/>
          <w:lang w:eastAsia="zh-CN"/>
        </w:rPr>
      </w:pPr>
      <w:r w:rsidRPr="00364465">
        <w:rPr>
          <w:b/>
          <w:bCs/>
          <w:sz w:val="30"/>
          <w:szCs w:val="30"/>
          <w:lang w:eastAsia="zh-CN"/>
        </w:rPr>
        <w:t>“</w:t>
      </w:r>
      <w:r w:rsidRPr="00364465">
        <w:rPr>
          <w:rFonts w:hint="eastAsia"/>
          <w:b/>
          <w:bCs/>
          <w:sz w:val="30"/>
          <w:szCs w:val="30"/>
          <w:lang w:eastAsia="zh-CN"/>
        </w:rPr>
        <w:t>存储空间</w:t>
      </w:r>
      <w:r w:rsidRPr="00364465">
        <w:rPr>
          <w:b/>
          <w:bCs/>
          <w:sz w:val="30"/>
          <w:szCs w:val="30"/>
          <w:lang w:eastAsia="zh-CN"/>
        </w:rPr>
        <w:t>”</w:t>
      </w:r>
      <w:r w:rsidRPr="00364465">
        <w:rPr>
          <w:rFonts w:hint="eastAsia"/>
          <w:b/>
          <w:bCs/>
          <w:sz w:val="30"/>
          <w:szCs w:val="30"/>
          <w:lang w:eastAsia="zh-CN"/>
        </w:rPr>
        <w:t>的管理</w:t>
      </w:r>
    </w:p>
    <w:p w14:paraId="3DAC1F6D" w14:textId="7CC605D0" w:rsidR="00364465" w:rsidRPr="00364465" w:rsidRDefault="00364465" w:rsidP="003A5B7F">
      <w:pPr>
        <w:pStyle w:val="a8"/>
        <w:numPr>
          <w:ilvl w:val="0"/>
          <w:numId w:val="5"/>
        </w:numPr>
        <w:spacing w:line="360" w:lineRule="auto"/>
        <w:ind w:firstLineChars="0"/>
        <w:rPr>
          <w:lang w:eastAsia="zh-CN"/>
        </w:rPr>
      </w:pPr>
      <w:r w:rsidRPr="00364465">
        <w:rPr>
          <w:rFonts w:hint="eastAsia"/>
          <w:lang w:eastAsia="zh-CN"/>
        </w:rPr>
        <w:lastRenderedPageBreak/>
        <w:t>这里涉及到模拟文件系统的</w:t>
      </w:r>
      <w:r w:rsidRPr="00364465">
        <w:rPr>
          <w:rFonts w:hint="eastAsia"/>
          <w:lang w:eastAsia="zh-CN"/>
        </w:rPr>
        <w:t>5</w:t>
      </w:r>
      <w:r w:rsidRPr="00364465">
        <w:rPr>
          <w:rFonts w:hint="eastAsia"/>
          <w:lang w:eastAsia="zh-CN"/>
        </w:rPr>
        <w:t>个底层操作：索引结点的分配与释放、数据块的分配与释放以及数据块的寻址。</w:t>
      </w:r>
    </w:p>
    <w:p w14:paraId="0F3E62C8" w14:textId="1392B3AB" w:rsidR="00364465" w:rsidRPr="00364465" w:rsidRDefault="00364465" w:rsidP="003A5B7F">
      <w:pPr>
        <w:pStyle w:val="a8"/>
        <w:numPr>
          <w:ilvl w:val="0"/>
          <w:numId w:val="5"/>
        </w:numPr>
        <w:spacing w:line="360" w:lineRule="auto"/>
        <w:ind w:firstLineChars="0"/>
        <w:rPr>
          <w:lang w:eastAsia="zh-CN"/>
        </w:rPr>
      </w:pPr>
      <w:r w:rsidRPr="00364465">
        <w:rPr>
          <w:rFonts w:hint="eastAsia"/>
          <w:lang w:eastAsia="zh-CN"/>
        </w:rPr>
        <w:t>这些操作将采用</w:t>
      </w:r>
      <w:r w:rsidRPr="00364465">
        <w:rPr>
          <w:rFonts w:hint="eastAsia"/>
          <w:lang w:eastAsia="zh-CN"/>
        </w:rPr>
        <w:t>ext2</w:t>
      </w:r>
      <w:r w:rsidRPr="00364465">
        <w:rPr>
          <w:rFonts w:hint="eastAsia"/>
          <w:lang w:eastAsia="zh-CN"/>
        </w:rPr>
        <w:t>基本相同的方法实现。区别在于：</w:t>
      </w:r>
      <w:r w:rsidRPr="00364465">
        <w:rPr>
          <w:rFonts w:hint="eastAsia"/>
          <w:lang w:eastAsia="zh-CN"/>
        </w:rPr>
        <w:t>Ext2</w:t>
      </w:r>
      <w:r w:rsidRPr="00364465">
        <w:rPr>
          <w:rFonts w:hint="eastAsia"/>
          <w:lang w:eastAsia="zh-CN"/>
        </w:rPr>
        <w:t>中对</w:t>
      </w:r>
      <w:r w:rsidRPr="00364465">
        <w:rPr>
          <w:rFonts w:hint="eastAsia"/>
          <w:lang w:eastAsia="zh-CN"/>
        </w:rPr>
        <w:t>superblock</w:t>
      </w:r>
      <w:r w:rsidRPr="00364465">
        <w:rPr>
          <w:rFonts w:hint="eastAsia"/>
          <w:lang w:eastAsia="zh-CN"/>
        </w:rPr>
        <w:t>的操作将变成对组描述符的操作。此外，数据块在分配时不采取预先分配策略。查找空闲块的方法可采用从某个起始点开始线性查找。</w:t>
      </w:r>
      <w:r w:rsidRPr="00364465">
        <w:rPr>
          <w:lang w:eastAsia="zh-CN"/>
        </w:rPr>
        <w:t xml:space="preserve"> </w:t>
      </w:r>
    </w:p>
    <w:p w14:paraId="2B66F93A" w14:textId="77777777" w:rsidR="00364465" w:rsidRPr="00364465" w:rsidRDefault="00364465" w:rsidP="003A5B7F">
      <w:pPr>
        <w:spacing w:line="360" w:lineRule="auto"/>
        <w:rPr>
          <w:b/>
          <w:bCs/>
          <w:sz w:val="30"/>
          <w:szCs w:val="30"/>
          <w:lang w:eastAsia="zh-CN"/>
        </w:rPr>
      </w:pPr>
      <w:r w:rsidRPr="00364465">
        <w:rPr>
          <w:rFonts w:hint="eastAsia"/>
          <w:b/>
          <w:bCs/>
          <w:sz w:val="30"/>
          <w:szCs w:val="30"/>
          <w:lang w:eastAsia="zh-CN"/>
        </w:rPr>
        <w:t>程序结构</w:t>
      </w:r>
      <w:r w:rsidRPr="00364465">
        <w:rPr>
          <w:b/>
          <w:bCs/>
          <w:sz w:val="30"/>
          <w:szCs w:val="30"/>
          <w:lang w:eastAsia="zh-CN"/>
        </w:rPr>
        <w:t xml:space="preserve"> </w:t>
      </w:r>
    </w:p>
    <w:p w14:paraId="290C431D" w14:textId="6FAEE965" w:rsidR="00364465" w:rsidRPr="00364465" w:rsidRDefault="00364465" w:rsidP="003A5B7F">
      <w:pPr>
        <w:pStyle w:val="a8"/>
        <w:numPr>
          <w:ilvl w:val="0"/>
          <w:numId w:val="5"/>
        </w:numPr>
        <w:spacing w:line="360" w:lineRule="auto"/>
        <w:ind w:firstLineChars="0"/>
        <w:rPr>
          <w:lang w:eastAsia="zh-CN"/>
        </w:rPr>
      </w:pPr>
      <w:r w:rsidRPr="00364465">
        <w:rPr>
          <w:rFonts w:hint="eastAsia"/>
          <w:b/>
          <w:bCs/>
          <w:lang w:eastAsia="zh-CN"/>
        </w:rPr>
        <w:t>初始化模拟文件系统</w:t>
      </w:r>
      <w:r w:rsidRPr="00364465">
        <w:rPr>
          <w:lang w:eastAsia="zh-CN"/>
        </w:rPr>
        <w:t xml:space="preserve"> </w:t>
      </w:r>
    </w:p>
    <w:p w14:paraId="56776FD3" w14:textId="7D33145F"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在已有的文件系统的基础上建立一个大小为</w:t>
      </w:r>
      <w:r w:rsidRPr="00364465">
        <w:rPr>
          <w:rFonts w:hint="eastAsia"/>
          <w:lang w:eastAsia="zh-CN"/>
        </w:rPr>
        <w:t>FS_SPACE=2,360,832</w:t>
      </w:r>
      <w:r w:rsidRPr="00364465">
        <w:rPr>
          <w:rFonts w:hint="eastAsia"/>
          <w:lang w:eastAsia="zh-CN"/>
        </w:rPr>
        <w:t>字节</w:t>
      </w:r>
      <w:r w:rsidRPr="00364465">
        <w:rPr>
          <w:rFonts w:hint="eastAsia"/>
          <w:lang w:eastAsia="zh-CN"/>
        </w:rPr>
        <w:t>(</w:t>
      </w:r>
      <w:r w:rsidRPr="00364465">
        <w:rPr>
          <w:rFonts w:hint="eastAsia"/>
          <w:lang w:eastAsia="zh-CN"/>
        </w:rPr>
        <w:t>即</w:t>
      </w:r>
      <w:r w:rsidRPr="00364465">
        <w:rPr>
          <w:rFonts w:hint="eastAsia"/>
          <w:lang w:eastAsia="zh-CN"/>
        </w:rPr>
        <w:t>2.25MB)</w:t>
      </w:r>
      <w:r w:rsidRPr="00364465">
        <w:rPr>
          <w:rFonts w:hint="eastAsia"/>
          <w:lang w:eastAsia="zh-CN"/>
        </w:rPr>
        <w:t>的文件</w:t>
      </w:r>
      <w:r w:rsidRPr="00364465">
        <w:rPr>
          <w:rFonts w:hint="eastAsia"/>
          <w:lang w:eastAsia="zh-CN"/>
        </w:rPr>
        <w:t>FS.txt</w:t>
      </w:r>
      <w:r w:rsidRPr="00364465">
        <w:rPr>
          <w:rFonts w:hint="eastAsia"/>
          <w:lang w:eastAsia="zh-CN"/>
        </w:rPr>
        <w:t>，这个文件即用来模拟硬盘。以后，文件系统的所有操作，均通过读写这个文件实现。并且，完全模拟硬盘读写方式，一次读取</w:t>
      </w:r>
      <w:r w:rsidRPr="00364465">
        <w:rPr>
          <w:rFonts w:hint="eastAsia"/>
          <w:lang w:eastAsia="zh-CN"/>
        </w:rPr>
        <w:t>1</w:t>
      </w:r>
      <w:r w:rsidRPr="00364465">
        <w:rPr>
          <w:rFonts w:hint="eastAsia"/>
          <w:lang w:eastAsia="zh-CN"/>
        </w:rPr>
        <w:t>个块，即</w:t>
      </w:r>
      <w:r w:rsidRPr="00364465">
        <w:rPr>
          <w:rFonts w:hint="eastAsia"/>
          <w:lang w:eastAsia="zh-CN"/>
        </w:rPr>
        <w:t>512</w:t>
      </w:r>
      <w:r w:rsidRPr="00364465">
        <w:rPr>
          <w:rFonts w:hint="eastAsia"/>
          <w:lang w:eastAsia="zh-CN"/>
        </w:rPr>
        <w:t>字节。即使只有</w:t>
      </w:r>
      <w:r w:rsidRPr="00364465">
        <w:rPr>
          <w:rFonts w:hint="eastAsia"/>
          <w:lang w:eastAsia="zh-CN"/>
        </w:rPr>
        <w:t>1</w:t>
      </w:r>
      <w:r w:rsidRPr="00364465">
        <w:rPr>
          <w:rFonts w:hint="eastAsia"/>
          <w:lang w:eastAsia="zh-CN"/>
        </w:rPr>
        <w:t>个字节的修改，也通过读写一个数据块来实现。</w:t>
      </w:r>
    </w:p>
    <w:p w14:paraId="3F09C5A6" w14:textId="442C5A01"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常驻内存的数据结构也被初始化。</w:t>
      </w:r>
      <w:r w:rsidRPr="00364465">
        <w:rPr>
          <w:rFonts w:hint="eastAsia"/>
          <w:lang w:eastAsia="zh-CN"/>
        </w:rPr>
        <w:t xml:space="preserve"> </w:t>
      </w:r>
      <w:r w:rsidRPr="00364465">
        <w:rPr>
          <w:lang w:eastAsia="zh-CN"/>
        </w:rPr>
        <w:t xml:space="preserve"> </w:t>
      </w:r>
    </w:p>
    <w:p w14:paraId="74F03C88" w14:textId="32C444B9" w:rsidR="00364465" w:rsidRPr="00364465" w:rsidRDefault="00364465" w:rsidP="003A5B7F">
      <w:pPr>
        <w:pStyle w:val="a8"/>
        <w:numPr>
          <w:ilvl w:val="0"/>
          <w:numId w:val="5"/>
        </w:numPr>
        <w:spacing w:line="360" w:lineRule="auto"/>
        <w:ind w:firstLineChars="0"/>
        <w:rPr>
          <w:lang w:eastAsia="zh-CN"/>
        </w:rPr>
      </w:pPr>
      <w:r w:rsidRPr="00364465">
        <w:rPr>
          <w:rFonts w:hint="eastAsia"/>
          <w:b/>
          <w:bCs/>
          <w:lang w:eastAsia="zh-CN"/>
        </w:rPr>
        <w:t>文件系统级（底层）函数及其子函数</w:t>
      </w:r>
      <w:r w:rsidRPr="00364465">
        <w:rPr>
          <w:lang w:eastAsia="zh-CN"/>
        </w:rPr>
        <w:t xml:space="preserve"> </w:t>
      </w:r>
    </w:p>
    <w:p w14:paraId="3F4F1555" w14:textId="66D2B1C2"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这些函数完成了所有文件系统底层的操作封装。并为上层即命令层提供服务。该层实现了所有对文件系统</w:t>
      </w:r>
      <w:r w:rsidRPr="00364465">
        <w:rPr>
          <w:lang w:eastAsia="zh-CN"/>
        </w:rPr>
        <w:t>“</w:t>
      </w:r>
      <w:r w:rsidRPr="00364465">
        <w:rPr>
          <w:rFonts w:hint="eastAsia"/>
          <w:lang w:eastAsia="zh-CN"/>
        </w:rPr>
        <w:t>硬盘</w:t>
      </w:r>
      <w:r w:rsidRPr="00364465">
        <w:rPr>
          <w:lang w:eastAsia="zh-CN"/>
        </w:rPr>
        <w:t>”</w:t>
      </w:r>
      <w:r w:rsidRPr="00364465">
        <w:rPr>
          <w:rFonts w:hint="eastAsia"/>
          <w:lang w:eastAsia="zh-CN"/>
        </w:rPr>
        <w:t>的块操作功能。例如：分配和回收索引结点与数据块，索引结点的读取与写入，数据块的读取与写入，索引结点及数据块位图的设置，组描述符的修改，多级索引的实现等。</w:t>
      </w:r>
      <w:r w:rsidRPr="00364465">
        <w:rPr>
          <w:lang w:eastAsia="zh-CN"/>
        </w:rPr>
        <w:t xml:space="preserve"> </w:t>
      </w:r>
    </w:p>
    <w:p w14:paraId="03AC2E97" w14:textId="5FCC3135" w:rsidR="00364465" w:rsidRPr="00364465" w:rsidRDefault="00364465" w:rsidP="003A5B7F">
      <w:pPr>
        <w:pStyle w:val="a8"/>
        <w:numPr>
          <w:ilvl w:val="0"/>
          <w:numId w:val="5"/>
        </w:numPr>
        <w:spacing w:line="360" w:lineRule="auto"/>
        <w:ind w:firstLineChars="0"/>
        <w:rPr>
          <w:lang w:eastAsia="zh-CN"/>
        </w:rPr>
      </w:pPr>
      <w:r w:rsidRPr="00364465">
        <w:rPr>
          <w:rFonts w:hint="eastAsia"/>
          <w:b/>
          <w:bCs/>
          <w:lang w:eastAsia="zh-CN"/>
        </w:rPr>
        <w:t>命令层函数</w:t>
      </w:r>
      <w:r w:rsidRPr="00364465">
        <w:rPr>
          <w:lang w:eastAsia="zh-CN"/>
        </w:rPr>
        <w:t xml:space="preserve"> </w:t>
      </w:r>
    </w:p>
    <w:p w14:paraId="7F840755" w14:textId="66AEAC75"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文件系统所支持的命令及其功能在这一层实现。一共实现</w:t>
      </w:r>
      <w:r w:rsidRPr="00364465">
        <w:rPr>
          <w:rFonts w:hint="eastAsia"/>
          <w:lang w:eastAsia="zh-CN"/>
        </w:rPr>
        <w:t>11</w:t>
      </w:r>
      <w:r w:rsidRPr="00364465">
        <w:rPr>
          <w:rFonts w:hint="eastAsia"/>
          <w:lang w:eastAsia="zh-CN"/>
        </w:rPr>
        <w:t>个命令：</w:t>
      </w:r>
      <w:proofErr w:type="spellStart"/>
      <w:r w:rsidRPr="00364465">
        <w:rPr>
          <w:rFonts w:hint="eastAsia"/>
          <w:lang w:eastAsia="zh-CN"/>
        </w:rPr>
        <w:t>dir,mkdir,rmdir,create,delete,cd,attrib</w:t>
      </w:r>
      <w:proofErr w:type="spellEnd"/>
      <w:r w:rsidRPr="00364465">
        <w:rPr>
          <w:rFonts w:hint="eastAsia"/>
          <w:lang w:eastAsia="zh-CN"/>
        </w:rPr>
        <w:t xml:space="preserve">, </w:t>
      </w:r>
      <w:proofErr w:type="spellStart"/>
      <w:r w:rsidRPr="00364465">
        <w:rPr>
          <w:rFonts w:hint="eastAsia"/>
          <w:lang w:eastAsia="zh-CN"/>
        </w:rPr>
        <w:t>open,close,read,write</w:t>
      </w:r>
      <w:proofErr w:type="spellEnd"/>
      <w:r w:rsidRPr="00364465">
        <w:rPr>
          <w:rFonts w:hint="eastAsia"/>
          <w:lang w:eastAsia="zh-CN"/>
        </w:rPr>
        <w:t>。为了实现这些命令，本层使用底层所提供的服务。</w:t>
      </w:r>
    </w:p>
    <w:p w14:paraId="529D891C" w14:textId="2DC5B503" w:rsidR="00364465" w:rsidRPr="00364465" w:rsidRDefault="00364465" w:rsidP="003A5B7F">
      <w:pPr>
        <w:pStyle w:val="a8"/>
        <w:numPr>
          <w:ilvl w:val="0"/>
          <w:numId w:val="5"/>
        </w:numPr>
        <w:spacing w:line="360" w:lineRule="auto"/>
        <w:ind w:firstLineChars="0"/>
        <w:rPr>
          <w:lang w:eastAsia="zh-CN"/>
        </w:rPr>
      </w:pPr>
      <w:r w:rsidRPr="00364465">
        <w:rPr>
          <w:rFonts w:hint="eastAsia"/>
          <w:b/>
          <w:bCs/>
          <w:lang w:eastAsia="zh-CN"/>
        </w:rPr>
        <w:t>用户接口层</w:t>
      </w:r>
      <w:r w:rsidRPr="00364465">
        <w:rPr>
          <w:lang w:eastAsia="zh-CN"/>
        </w:rPr>
        <w:t xml:space="preserve"> </w:t>
      </w:r>
    </w:p>
    <w:p w14:paraId="7373AE76" w14:textId="7B563F49"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主要功能是接收及识别用户命令，词法分析，提取命令及参数。组织调用命令层对应的命令实现相应功能。本层实际上是一个基于命令</w:t>
      </w:r>
      <w:proofErr w:type="gramStart"/>
      <w:r w:rsidRPr="00364465">
        <w:rPr>
          <w:rFonts w:hint="eastAsia"/>
          <w:lang w:eastAsia="zh-CN"/>
        </w:rPr>
        <w:t>层基础</w:t>
      </w:r>
      <w:proofErr w:type="gramEnd"/>
      <w:r w:rsidRPr="00364465">
        <w:rPr>
          <w:rFonts w:hint="eastAsia"/>
          <w:lang w:eastAsia="zh-CN"/>
        </w:rPr>
        <w:t>上的</w:t>
      </w:r>
      <w:r w:rsidRPr="00364465">
        <w:rPr>
          <w:rFonts w:hint="eastAsia"/>
          <w:lang w:eastAsia="zh-CN"/>
        </w:rPr>
        <w:t>shell</w:t>
      </w:r>
      <w:r w:rsidRPr="00364465">
        <w:rPr>
          <w:rFonts w:hint="eastAsia"/>
          <w:lang w:eastAsia="zh-CN"/>
        </w:rPr>
        <w:t>。</w:t>
      </w:r>
    </w:p>
    <w:p w14:paraId="37F8E36C" w14:textId="49C69110"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为了完善接口的功能，</w:t>
      </w:r>
      <w:r w:rsidRPr="00364465">
        <w:rPr>
          <w:rFonts w:hint="eastAsia"/>
          <w:lang w:eastAsia="zh-CN"/>
        </w:rPr>
        <w:t>shell</w:t>
      </w:r>
      <w:r w:rsidRPr="00364465">
        <w:rPr>
          <w:rFonts w:hint="eastAsia"/>
          <w:lang w:eastAsia="zh-CN"/>
        </w:rPr>
        <w:t>程序中增加了一些附加命令。这些命令无需调用文件系统级函数。这些附加命令有：</w:t>
      </w:r>
      <w:r w:rsidRPr="00364465">
        <w:rPr>
          <w:rFonts w:hint="eastAsia"/>
          <w:lang w:eastAsia="zh-CN"/>
        </w:rPr>
        <w:t>quite</w:t>
      </w:r>
      <w:r w:rsidRPr="00364465">
        <w:rPr>
          <w:rFonts w:hint="eastAsia"/>
          <w:lang w:eastAsia="zh-CN"/>
        </w:rPr>
        <w:t>命令退出程序，</w:t>
      </w:r>
      <w:r w:rsidRPr="00364465">
        <w:rPr>
          <w:rFonts w:hint="eastAsia"/>
          <w:lang w:eastAsia="zh-CN"/>
        </w:rPr>
        <w:t>format</w:t>
      </w:r>
      <w:r w:rsidRPr="00364465">
        <w:rPr>
          <w:rFonts w:hint="eastAsia"/>
          <w:lang w:eastAsia="zh-CN"/>
        </w:rPr>
        <w:t>命令重新建立文</w:t>
      </w:r>
      <w:r w:rsidRPr="00364465">
        <w:rPr>
          <w:rFonts w:hint="eastAsia"/>
          <w:lang w:eastAsia="zh-CN"/>
        </w:rPr>
        <w:lastRenderedPageBreak/>
        <w:t>件系统。</w:t>
      </w:r>
      <w:r w:rsidRPr="00364465">
        <w:rPr>
          <w:lang w:eastAsia="zh-CN"/>
        </w:rPr>
        <w:t xml:space="preserve"> </w:t>
      </w:r>
    </w:p>
    <w:p w14:paraId="50ABE5F7" w14:textId="69DE7B4E" w:rsidR="00364465" w:rsidRDefault="00364465" w:rsidP="003A5B7F">
      <w:pPr>
        <w:spacing w:line="360" w:lineRule="auto"/>
        <w:rPr>
          <w:b/>
          <w:bCs/>
          <w:sz w:val="30"/>
          <w:szCs w:val="30"/>
          <w:lang w:eastAsia="zh-CN"/>
        </w:rPr>
      </w:pPr>
      <w:r w:rsidRPr="00364465">
        <w:rPr>
          <w:rFonts w:hint="eastAsia"/>
          <w:b/>
          <w:bCs/>
          <w:sz w:val="30"/>
          <w:szCs w:val="30"/>
          <w:lang w:eastAsia="zh-CN"/>
        </w:rPr>
        <w:t>各层函数列表</w:t>
      </w:r>
    </w:p>
    <w:p w14:paraId="5E9A9D53" w14:textId="6A727135" w:rsidR="00364465" w:rsidRPr="00364465" w:rsidRDefault="00364465" w:rsidP="003A5B7F">
      <w:pPr>
        <w:pStyle w:val="a8"/>
        <w:numPr>
          <w:ilvl w:val="0"/>
          <w:numId w:val="5"/>
        </w:numPr>
        <w:spacing w:line="360" w:lineRule="auto"/>
        <w:ind w:firstLineChars="0"/>
        <w:rPr>
          <w:b/>
          <w:bCs/>
          <w:lang w:eastAsia="zh-CN"/>
        </w:rPr>
      </w:pPr>
      <w:r w:rsidRPr="00364465">
        <w:rPr>
          <w:rFonts w:hint="eastAsia"/>
          <w:b/>
          <w:bCs/>
          <w:lang w:eastAsia="zh-CN"/>
        </w:rPr>
        <w:t>初始化文件系统</w:t>
      </w:r>
      <w:r w:rsidRPr="00364465">
        <w:rPr>
          <w:rFonts w:hint="eastAsia"/>
          <w:b/>
          <w:bCs/>
          <w:lang w:eastAsia="zh-CN"/>
        </w:rPr>
        <w:t xml:space="preserve"> </w:t>
      </w:r>
    </w:p>
    <w:p w14:paraId="6C926918" w14:textId="77777777" w:rsidR="00364465" w:rsidRPr="00364465" w:rsidRDefault="00364465" w:rsidP="003A5B7F">
      <w:pPr>
        <w:pStyle w:val="a8"/>
        <w:numPr>
          <w:ilvl w:val="1"/>
          <w:numId w:val="5"/>
        </w:numPr>
        <w:spacing w:line="360" w:lineRule="auto"/>
        <w:ind w:firstLineChars="0"/>
        <w:rPr>
          <w:lang w:eastAsia="zh-CN"/>
        </w:rPr>
      </w:pPr>
      <w:r w:rsidRPr="00364465">
        <w:rPr>
          <w:lang w:eastAsia="zh-CN"/>
        </w:rPr>
        <w:t xml:space="preserve"> </w:t>
      </w:r>
      <w:proofErr w:type="spellStart"/>
      <w:r w:rsidRPr="00364465">
        <w:rPr>
          <w:rFonts w:hint="eastAsia"/>
          <w:lang w:eastAsia="zh-CN"/>
        </w:rPr>
        <w:t>initialize_disk</w:t>
      </w:r>
      <w:proofErr w:type="spellEnd"/>
      <w:r w:rsidRPr="00364465">
        <w:rPr>
          <w:rFonts w:hint="eastAsia"/>
          <w:lang w:eastAsia="zh-CN"/>
        </w:rPr>
        <w:t>()</w:t>
      </w:r>
      <w:r w:rsidRPr="00364465">
        <w:rPr>
          <w:rFonts w:hint="eastAsia"/>
          <w:lang w:eastAsia="zh-CN"/>
        </w:rPr>
        <w:tab/>
        <w:t xml:space="preserve"> /*</w:t>
      </w:r>
      <w:r w:rsidRPr="00364465">
        <w:rPr>
          <w:rFonts w:hint="eastAsia"/>
          <w:lang w:eastAsia="zh-CN"/>
        </w:rPr>
        <w:t>建立文件系统</w:t>
      </w:r>
      <w:r w:rsidRPr="00364465">
        <w:rPr>
          <w:rFonts w:hint="eastAsia"/>
          <w:lang w:eastAsia="zh-CN"/>
        </w:rPr>
        <w:t>*/</w:t>
      </w:r>
    </w:p>
    <w:p w14:paraId="47D6A5CB" w14:textId="77777777" w:rsidR="00364465" w:rsidRPr="00364465" w:rsidRDefault="00364465" w:rsidP="003A5B7F">
      <w:pPr>
        <w:pStyle w:val="a8"/>
        <w:numPr>
          <w:ilvl w:val="1"/>
          <w:numId w:val="5"/>
        </w:numPr>
        <w:spacing w:line="360" w:lineRule="auto"/>
        <w:ind w:firstLineChars="0"/>
        <w:rPr>
          <w:lang w:eastAsia="zh-CN"/>
        </w:rPr>
      </w:pPr>
      <w:proofErr w:type="spellStart"/>
      <w:r w:rsidRPr="00364465">
        <w:rPr>
          <w:rFonts w:hint="eastAsia"/>
          <w:lang w:eastAsia="zh-CN"/>
        </w:rPr>
        <w:t>initialize_memory</w:t>
      </w:r>
      <w:proofErr w:type="spellEnd"/>
      <w:r w:rsidRPr="00364465">
        <w:rPr>
          <w:rFonts w:hint="eastAsia"/>
          <w:lang w:eastAsia="zh-CN"/>
        </w:rPr>
        <w:t>()</w:t>
      </w:r>
      <w:r w:rsidRPr="00364465">
        <w:rPr>
          <w:rFonts w:hint="eastAsia"/>
          <w:lang w:eastAsia="zh-CN"/>
        </w:rPr>
        <w:tab/>
        <w:t xml:space="preserve"> /*</w:t>
      </w:r>
      <w:r w:rsidRPr="00364465">
        <w:rPr>
          <w:rFonts w:hint="eastAsia"/>
          <w:lang w:eastAsia="zh-CN"/>
        </w:rPr>
        <w:t>初始化文件系统的内存数据</w:t>
      </w:r>
      <w:r w:rsidRPr="00364465">
        <w:rPr>
          <w:rFonts w:hint="eastAsia"/>
          <w:lang w:eastAsia="zh-CN"/>
        </w:rPr>
        <w:t>*/</w:t>
      </w:r>
      <w:r w:rsidRPr="00364465">
        <w:rPr>
          <w:lang w:eastAsia="zh-CN"/>
        </w:rPr>
        <w:t xml:space="preserve"> </w:t>
      </w:r>
    </w:p>
    <w:p w14:paraId="10A34221" w14:textId="58F93FDF" w:rsidR="00364465" w:rsidRPr="00364465" w:rsidRDefault="00364465" w:rsidP="003A5B7F">
      <w:pPr>
        <w:pStyle w:val="a8"/>
        <w:numPr>
          <w:ilvl w:val="0"/>
          <w:numId w:val="5"/>
        </w:numPr>
        <w:spacing w:line="360" w:lineRule="auto"/>
        <w:ind w:firstLineChars="0"/>
        <w:rPr>
          <w:b/>
          <w:bCs/>
          <w:lang w:eastAsia="zh-CN"/>
        </w:rPr>
      </w:pPr>
      <w:r w:rsidRPr="00364465">
        <w:rPr>
          <w:rFonts w:hint="eastAsia"/>
          <w:b/>
          <w:bCs/>
          <w:lang w:eastAsia="zh-CN"/>
        </w:rPr>
        <w:t>底层</w:t>
      </w:r>
      <w:r w:rsidRPr="00364465">
        <w:rPr>
          <w:b/>
          <w:bCs/>
          <w:lang w:eastAsia="zh-CN"/>
        </w:rPr>
        <w:t xml:space="preserve"> </w:t>
      </w:r>
    </w:p>
    <w:p w14:paraId="622C963F" w14:textId="77777777" w:rsidR="00364465" w:rsidRPr="00364465" w:rsidRDefault="00364465" w:rsidP="003A5B7F">
      <w:pPr>
        <w:pStyle w:val="a8"/>
        <w:numPr>
          <w:ilvl w:val="1"/>
          <w:numId w:val="5"/>
        </w:numPr>
        <w:spacing w:line="360" w:lineRule="auto"/>
        <w:ind w:firstLineChars="0"/>
        <w:rPr>
          <w:lang w:eastAsia="zh-CN"/>
        </w:rPr>
      </w:pPr>
      <w:proofErr w:type="spellStart"/>
      <w:r w:rsidRPr="00364465">
        <w:rPr>
          <w:rFonts w:hint="eastAsia"/>
          <w:lang w:eastAsia="zh-CN"/>
        </w:rPr>
        <w:t>update_group_desc</w:t>
      </w:r>
      <w:proofErr w:type="spellEnd"/>
      <w:r w:rsidRPr="00364465">
        <w:rPr>
          <w:rFonts w:hint="eastAsia"/>
          <w:lang w:eastAsia="zh-CN"/>
        </w:rPr>
        <w:t>() /*</w:t>
      </w:r>
      <w:r w:rsidRPr="00364465">
        <w:rPr>
          <w:rFonts w:hint="eastAsia"/>
          <w:lang w:eastAsia="zh-CN"/>
        </w:rPr>
        <w:t>将内存中的组描述符更新到</w:t>
      </w:r>
      <w:r w:rsidRPr="00364465">
        <w:rPr>
          <w:rFonts w:hint="eastAsia"/>
          <w:lang w:eastAsia="zh-CN"/>
        </w:rPr>
        <w:t>"</w:t>
      </w:r>
      <w:r w:rsidRPr="00364465">
        <w:rPr>
          <w:rFonts w:hint="eastAsia"/>
          <w:lang w:eastAsia="zh-CN"/>
        </w:rPr>
        <w:t>硬盘</w:t>
      </w:r>
      <w:r w:rsidRPr="00364465">
        <w:rPr>
          <w:rFonts w:hint="eastAsia"/>
          <w:lang w:eastAsia="zh-CN"/>
        </w:rPr>
        <w:t>".*/</w:t>
      </w:r>
    </w:p>
    <w:p w14:paraId="638CD9CF" w14:textId="77777777" w:rsidR="00364465" w:rsidRPr="00364465" w:rsidRDefault="00364465" w:rsidP="003A5B7F">
      <w:pPr>
        <w:pStyle w:val="a8"/>
        <w:numPr>
          <w:ilvl w:val="1"/>
          <w:numId w:val="5"/>
        </w:numPr>
        <w:spacing w:line="360" w:lineRule="auto"/>
        <w:ind w:firstLineChars="0"/>
        <w:rPr>
          <w:lang w:eastAsia="zh-CN"/>
        </w:rPr>
      </w:pPr>
      <w:proofErr w:type="spellStart"/>
      <w:r w:rsidRPr="00364465">
        <w:rPr>
          <w:rFonts w:hint="eastAsia"/>
          <w:lang w:eastAsia="zh-CN"/>
        </w:rPr>
        <w:t>reload_group_desc</w:t>
      </w:r>
      <w:proofErr w:type="spellEnd"/>
      <w:r w:rsidRPr="00364465">
        <w:rPr>
          <w:rFonts w:hint="eastAsia"/>
          <w:lang w:eastAsia="zh-CN"/>
        </w:rPr>
        <w:t>() /*</w:t>
      </w:r>
      <w:r w:rsidRPr="00364465">
        <w:rPr>
          <w:rFonts w:hint="eastAsia"/>
          <w:lang w:eastAsia="zh-CN"/>
        </w:rPr>
        <w:t>载入可能已更新的组描述符</w:t>
      </w:r>
      <w:r w:rsidRPr="00364465">
        <w:rPr>
          <w:rFonts w:hint="eastAsia"/>
          <w:lang w:eastAsia="zh-CN"/>
        </w:rPr>
        <w:t>*/</w:t>
      </w:r>
      <w:r w:rsidRPr="00364465">
        <w:rPr>
          <w:rFonts w:hint="eastAsia"/>
          <w:lang w:eastAsia="zh-CN"/>
        </w:rPr>
        <w:tab/>
      </w:r>
    </w:p>
    <w:p w14:paraId="2D8CBBC2" w14:textId="77777777" w:rsidR="00364465" w:rsidRPr="00364465" w:rsidRDefault="00364465" w:rsidP="003A5B7F">
      <w:pPr>
        <w:pStyle w:val="a8"/>
        <w:numPr>
          <w:ilvl w:val="1"/>
          <w:numId w:val="5"/>
        </w:numPr>
        <w:spacing w:line="360" w:lineRule="auto"/>
        <w:ind w:firstLineChars="0"/>
        <w:rPr>
          <w:lang w:eastAsia="zh-CN"/>
        </w:rPr>
      </w:pPr>
      <w:proofErr w:type="spellStart"/>
      <w:r w:rsidRPr="00364465">
        <w:rPr>
          <w:rFonts w:hint="eastAsia"/>
          <w:lang w:eastAsia="zh-CN"/>
        </w:rPr>
        <w:t>load_inode_entry</w:t>
      </w:r>
      <w:proofErr w:type="spellEnd"/>
      <w:r w:rsidRPr="00364465">
        <w:rPr>
          <w:rFonts w:hint="eastAsia"/>
          <w:lang w:eastAsia="zh-CN"/>
        </w:rPr>
        <w:t>()  /*</w:t>
      </w:r>
      <w:r w:rsidRPr="00364465">
        <w:rPr>
          <w:rFonts w:hint="eastAsia"/>
          <w:lang w:eastAsia="zh-CN"/>
        </w:rPr>
        <w:t>载入特定的索引结点</w:t>
      </w:r>
      <w:r w:rsidRPr="00364465">
        <w:rPr>
          <w:rFonts w:hint="eastAsia"/>
          <w:lang w:eastAsia="zh-CN"/>
        </w:rPr>
        <w:t>*/</w:t>
      </w:r>
    </w:p>
    <w:p w14:paraId="0B0BC7FD" w14:textId="77777777" w:rsidR="00364465" w:rsidRPr="00364465" w:rsidRDefault="00364465" w:rsidP="003A5B7F">
      <w:pPr>
        <w:pStyle w:val="a8"/>
        <w:numPr>
          <w:ilvl w:val="1"/>
          <w:numId w:val="5"/>
        </w:numPr>
        <w:spacing w:line="360" w:lineRule="auto"/>
        <w:ind w:firstLineChars="0"/>
        <w:rPr>
          <w:lang w:eastAsia="zh-CN"/>
        </w:rPr>
      </w:pPr>
      <w:proofErr w:type="spellStart"/>
      <w:r w:rsidRPr="00364465">
        <w:rPr>
          <w:rFonts w:hint="eastAsia"/>
          <w:lang w:eastAsia="zh-CN"/>
        </w:rPr>
        <w:t>update_inode_entry</w:t>
      </w:r>
      <w:proofErr w:type="spellEnd"/>
      <w:r w:rsidRPr="00364465">
        <w:rPr>
          <w:rFonts w:hint="eastAsia"/>
          <w:lang w:eastAsia="zh-CN"/>
        </w:rPr>
        <w:t>() /*</w:t>
      </w:r>
      <w:r w:rsidRPr="00364465">
        <w:rPr>
          <w:rFonts w:hint="eastAsia"/>
          <w:lang w:eastAsia="zh-CN"/>
        </w:rPr>
        <w:t>更新特定的索引结点</w:t>
      </w:r>
      <w:r w:rsidRPr="00364465">
        <w:rPr>
          <w:rFonts w:hint="eastAsia"/>
          <w:lang w:eastAsia="zh-CN"/>
        </w:rPr>
        <w:t>*/</w:t>
      </w:r>
    </w:p>
    <w:p w14:paraId="5E03E576" w14:textId="77777777" w:rsidR="00364465" w:rsidRPr="00364465" w:rsidRDefault="00364465" w:rsidP="003A5B7F">
      <w:pPr>
        <w:pStyle w:val="a8"/>
        <w:numPr>
          <w:ilvl w:val="1"/>
          <w:numId w:val="5"/>
        </w:numPr>
        <w:spacing w:line="360" w:lineRule="auto"/>
        <w:ind w:firstLineChars="0"/>
        <w:rPr>
          <w:lang w:eastAsia="zh-CN"/>
        </w:rPr>
      </w:pPr>
      <w:proofErr w:type="spellStart"/>
      <w:r w:rsidRPr="00364465">
        <w:rPr>
          <w:rFonts w:hint="eastAsia"/>
          <w:lang w:eastAsia="zh-CN"/>
        </w:rPr>
        <w:t>load_block_entry</w:t>
      </w:r>
      <w:proofErr w:type="spellEnd"/>
      <w:r w:rsidRPr="00364465">
        <w:rPr>
          <w:rFonts w:hint="eastAsia"/>
          <w:lang w:eastAsia="zh-CN"/>
        </w:rPr>
        <w:t>() /*</w:t>
      </w:r>
      <w:r w:rsidRPr="00364465">
        <w:rPr>
          <w:rFonts w:hint="eastAsia"/>
          <w:lang w:eastAsia="zh-CN"/>
        </w:rPr>
        <w:t>载入特定的数据块</w:t>
      </w:r>
      <w:r w:rsidRPr="00364465">
        <w:rPr>
          <w:rFonts w:hint="eastAsia"/>
          <w:lang w:eastAsia="zh-CN"/>
        </w:rPr>
        <w:t>*/</w:t>
      </w:r>
    </w:p>
    <w:p w14:paraId="5686D4AE" w14:textId="77777777" w:rsidR="00364465" w:rsidRPr="00364465" w:rsidRDefault="00364465" w:rsidP="003A5B7F">
      <w:pPr>
        <w:pStyle w:val="a8"/>
        <w:numPr>
          <w:ilvl w:val="1"/>
          <w:numId w:val="5"/>
        </w:numPr>
        <w:spacing w:line="360" w:lineRule="auto"/>
        <w:ind w:firstLineChars="0"/>
        <w:rPr>
          <w:lang w:eastAsia="zh-CN"/>
        </w:rPr>
      </w:pPr>
      <w:proofErr w:type="spellStart"/>
      <w:r w:rsidRPr="00364465">
        <w:rPr>
          <w:rFonts w:hint="eastAsia"/>
          <w:lang w:eastAsia="zh-CN"/>
        </w:rPr>
        <w:t>update_block_entry</w:t>
      </w:r>
      <w:proofErr w:type="spellEnd"/>
      <w:r w:rsidRPr="00364465">
        <w:rPr>
          <w:rFonts w:hint="eastAsia"/>
          <w:lang w:eastAsia="zh-CN"/>
        </w:rPr>
        <w:t>()</w:t>
      </w:r>
      <w:r w:rsidRPr="00364465">
        <w:rPr>
          <w:rFonts w:hint="eastAsia"/>
          <w:lang w:eastAsia="zh-CN"/>
        </w:rPr>
        <w:tab/>
        <w:t>/*</w:t>
      </w:r>
      <w:r w:rsidRPr="00364465">
        <w:rPr>
          <w:rFonts w:hint="eastAsia"/>
          <w:lang w:eastAsia="zh-CN"/>
        </w:rPr>
        <w:t>更新特定的数据块</w:t>
      </w:r>
      <w:r w:rsidRPr="00364465">
        <w:rPr>
          <w:rFonts w:hint="eastAsia"/>
          <w:lang w:eastAsia="zh-CN"/>
        </w:rPr>
        <w:t>*/</w:t>
      </w:r>
    </w:p>
    <w:p w14:paraId="0D99F7DF" w14:textId="77777777" w:rsidR="00364465" w:rsidRPr="00364465" w:rsidRDefault="00364465" w:rsidP="003A5B7F">
      <w:pPr>
        <w:pStyle w:val="a8"/>
        <w:numPr>
          <w:ilvl w:val="1"/>
          <w:numId w:val="5"/>
        </w:numPr>
        <w:spacing w:line="360" w:lineRule="auto"/>
        <w:ind w:firstLineChars="0"/>
        <w:rPr>
          <w:lang w:eastAsia="zh-CN"/>
        </w:rPr>
      </w:pPr>
      <w:proofErr w:type="spellStart"/>
      <w:r w:rsidRPr="00364465">
        <w:rPr>
          <w:rFonts w:hint="eastAsia"/>
          <w:lang w:eastAsia="zh-CN"/>
        </w:rPr>
        <w:t>update_inode_i_block</w:t>
      </w:r>
      <w:proofErr w:type="spellEnd"/>
      <w:r w:rsidRPr="00364465">
        <w:rPr>
          <w:rFonts w:hint="eastAsia"/>
          <w:lang w:eastAsia="zh-CN"/>
        </w:rPr>
        <w:t>() /*</w:t>
      </w:r>
      <w:r w:rsidRPr="00364465">
        <w:rPr>
          <w:rFonts w:hint="eastAsia"/>
          <w:lang w:eastAsia="zh-CN"/>
        </w:rPr>
        <w:t>根据多级索引机制更新索引结点的数据</w:t>
      </w:r>
      <w:proofErr w:type="gramStart"/>
      <w:r w:rsidRPr="00364465">
        <w:rPr>
          <w:rFonts w:hint="eastAsia"/>
          <w:lang w:eastAsia="zh-CN"/>
        </w:rPr>
        <w:t>块信息域</w:t>
      </w:r>
      <w:proofErr w:type="gramEnd"/>
      <w:r w:rsidRPr="00364465">
        <w:rPr>
          <w:rFonts w:hint="eastAsia"/>
          <w:lang w:eastAsia="zh-CN"/>
        </w:rPr>
        <w:t>*/</w:t>
      </w:r>
    </w:p>
    <w:p w14:paraId="66C6E5A0"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ext2_new_inode() /*</w:t>
      </w:r>
      <w:r w:rsidRPr="00364465">
        <w:rPr>
          <w:rFonts w:hint="eastAsia"/>
          <w:lang w:eastAsia="zh-CN"/>
        </w:rPr>
        <w:t>分配一个新的索引结点</w:t>
      </w:r>
      <w:r w:rsidRPr="00364465">
        <w:rPr>
          <w:rFonts w:hint="eastAsia"/>
          <w:lang w:eastAsia="zh-CN"/>
        </w:rPr>
        <w:t>*/</w:t>
      </w:r>
    </w:p>
    <w:p w14:paraId="77640D21"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ext2_alloc_block() /*</w:t>
      </w:r>
      <w:r w:rsidRPr="00364465">
        <w:rPr>
          <w:rFonts w:hint="eastAsia"/>
          <w:lang w:eastAsia="zh-CN"/>
        </w:rPr>
        <w:t>分配一个新的数据块</w:t>
      </w:r>
      <w:r w:rsidRPr="00364465">
        <w:rPr>
          <w:rFonts w:hint="eastAsia"/>
          <w:lang w:eastAsia="zh-CN"/>
        </w:rPr>
        <w:t>*/</w:t>
      </w:r>
    </w:p>
    <w:p w14:paraId="54589B4E"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ext2_free_inode() /*</w:t>
      </w:r>
      <w:r w:rsidRPr="00364465">
        <w:rPr>
          <w:rFonts w:hint="eastAsia"/>
          <w:lang w:eastAsia="zh-CN"/>
        </w:rPr>
        <w:t>释放特定的索引结点</w:t>
      </w:r>
      <w:r w:rsidRPr="00364465">
        <w:rPr>
          <w:rFonts w:hint="eastAsia"/>
          <w:lang w:eastAsia="zh-CN"/>
        </w:rPr>
        <w:t>*/</w:t>
      </w:r>
    </w:p>
    <w:p w14:paraId="6E770680"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ext2_free_block_bitmap() /*</w:t>
      </w:r>
      <w:r w:rsidRPr="00364465">
        <w:rPr>
          <w:rFonts w:hint="eastAsia"/>
          <w:lang w:eastAsia="zh-CN"/>
        </w:rPr>
        <w:t>释放</w:t>
      </w:r>
      <w:proofErr w:type="gramStart"/>
      <w:r w:rsidRPr="00364465">
        <w:rPr>
          <w:rFonts w:hint="eastAsia"/>
          <w:lang w:eastAsia="zh-CN"/>
        </w:rPr>
        <w:t>特定块号的</w:t>
      </w:r>
      <w:proofErr w:type="gramEnd"/>
      <w:r w:rsidRPr="00364465">
        <w:rPr>
          <w:rFonts w:hint="eastAsia"/>
          <w:lang w:eastAsia="zh-CN"/>
        </w:rPr>
        <w:t>数据块位图</w:t>
      </w:r>
      <w:r w:rsidRPr="00364465">
        <w:rPr>
          <w:rFonts w:hint="eastAsia"/>
          <w:lang w:eastAsia="zh-CN"/>
        </w:rPr>
        <w:t>*/</w:t>
      </w:r>
    </w:p>
    <w:p w14:paraId="67413E48"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ext2_free_blocks()</w:t>
      </w:r>
      <w:r w:rsidRPr="00364465">
        <w:rPr>
          <w:rFonts w:hint="eastAsia"/>
          <w:lang w:eastAsia="zh-CN"/>
        </w:rPr>
        <w:tab/>
        <w:t>/*</w:t>
      </w:r>
      <w:r w:rsidRPr="00364465">
        <w:rPr>
          <w:rFonts w:hint="eastAsia"/>
          <w:lang w:eastAsia="zh-CN"/>
        </w:rPr>
        <w:t>释放特定文件的所有数据块</w:t>
      </w:r>
      <w:r w:rsidRPr="00364465">
        <w:rPr>
          <w:rFonts w:hint="eastAsia"/>
          <w:lang w:eastAsia="zh-CN"/>
        </w:rPr>
        <w:t>*/</w:t>
      </w:r>
    </w:p>
    <w:p w14:paraId="4CFF2BA5" w14:textId="77777777" w:rsidR="00364465" w:rsidRPr="00364465" w:rsidRDefault="00364465" w:rsidP="003A5B7F">
      <w:pPr>
        <w:pStyle w:val="a8"/>
        <w:numPr>
          <w:ilvl w:val="1"/>
          <w:numId w:val="5"/>
        </w:numPr>
        <w:spacing w:line="360" w:lineRule="auto"/>
        <w:ind w:firstLineChars="0"/>
        <w:rPr>
          <w:lang w:eastAsia="zh-CN"/>
        </w:rPr>
      </w:pPr>
      <w:proofErr w:type="spellStart"/>
      <w:r w:rsidRPr="00364465">
        <w:rPr>
          <w:rFonts w:hint="eastAsia"/>
          <w:lang w:eastAsia="zh-CN"/>
        </w:rPr>
        <w:t>search_filename</w:t>
      </w:r>
      <w:proofErr w:type="spellEnd"/>
      <w:r w:rsidRPr="00364465">
        <w:rPr>
          <w:rFonts w:hint="eastAsia"/>
          <w:lang w:eastAsia="zh-CN"/>
        </w:rPr>
        <w:t>()</w:t>
      </w:r>
      <w:r w:rsidRPr="00364465">
        <w:rPr>
          <w:rFonts w:hint="eastAsia"/>
          <w:lang w:eastAsia="zh-CN"/>
        </w:rPr>
        <w:tab/>
        <w:t>/*</w:t>
      </w:r>
      <w:r w:rsidRPr="00364465">
        <w:rPr>
          <w:rFonts w:hint="eastAsia"/>
          <w:lang w:eastAsia="zh-CN"/>
        </w:rPr>
        <w:t>在当前目录中查找文件</w:t>
      </w:r>
      <w:r w:rsidRPr="00364465">
        <w:rPr>
          <w:rFonts w:hint="eastAsia"/>
          <w:lang w:eastAsia="zh-CN"/>
        </w:rPr>
        <w:t>*/</w:t>
      </w:r>
    </w:p>
    <w:p w14:paraId="336C4298" w14:textId="77777777" w:rsidR="00364465" w:rsidRDefault="00364465" w:rsidP="003A5B7F">
      <w:pPr>
        <w:pStyle w:val="a8"/>
        <w:numPr>
          <w:ilvl w:val="1"/>
          <w:numId w:val="5"/>
        </w:numPr>
        <w:spacing w:line="360" w:lineRule="auto"/>
        <w:ind w:firstLineChars="0"/>
        <w:rPr>
          <w:lang w:eastAsia="zh-CN"/>
        </w:rPr>
      </w:pPr>
      <w:proofErr w:type="spellStart"/>
      <w:r w:rsidRPr="00364465">
        <w:rPr>
          <w:rFonts w:hint="eastAsia"/>
          <w:lang w:eastAsia="zh-CN"/>
        </w:rPr>
        <w:t>test_fd</w:t>
      </w:r>
      <w:proofErr w:type="spellEnd"/>
      <w:r w:rsidRPr="00364465">
        <w:rPr>
          <w:rFonts w:hint="eastAsia"/>
          <w:lang w:eastAsia="zh-CN"/>
        </w:rPr>
        <w:t>()          /*</w:t>
      </w:r>
      <w:r w:rsidRPr="00364465">
        <w:rPr>
          <w:rFonts w:hint="eastAsia"/>
          <w:lang w:eastAsia="zh-CN"/>
        </w:rPr>
        <w:t>检测文件打开</w:t>
      </w:r>
      <w:r w:rsidRPr="00364465">
        <w:rPr>
          <w:rFonts w:hint="eastAsia"/>
          <w:lang w:eastAsia="zh-CN"/>
        </w:rPr>
        <w:t>ID(</w:t>
      </w:r>
      <w:proofErr w:type="spellStart"/>
      <w:r w:rsidRPr="00364465">
        <w:rPr>
          <w:rFonts w:hint="eastAsia"/>
          <w:lang w:eastAsia="zh-CN"/>
        </w:rPr>
        <w:t>fd</w:t>
      </w:r>
      <w:proofErr w:type="spellEnd"/>
      <w:r w:rsidRPr="00364465">
        <w:rPr>
          <w:rFonts w:hint="eastAsia"/>
          <w:lang w:eastAsia="zh-CN"/>
        </w:rPr>
        <w:t>)</w:t>
      </w:r>
      <w:r w:rsidRPr="00364465">
        <w:rPr>
          <w:rFonts w:hint="eastAsia"/>
          <w:lang w:eastAsia="zh-CN"/>
        </w:rPr>
        <w:t>是否有效</w:t>
      </w:r>
      <w:r w:rsidRPr="00364465">
        <w:rPr>
          <w:rFonts w:hint="eastAsia"/>
          <w:lang w:eastAsia="zh-CN"/>
        </w:rPr>
        <w:t>*/</w:t>
      </w:r>
    </w:p>
    <w:p w14:paraId="79AA67AB" w14:textId="4837A163" w:rsidR="00364465" w:rsidRPr="00364465" w:rsidRDefault="00364465" w:rsidP="003A5B7F">
      <w:pPr>
        <w:pStyle w:val="a8"/>
        <w:numPr>
          <w:ilvl w:val="0"/>
          <w:numId w:val="5"/>
        </w:numPr>
        <w:spacing w:line="360" w:lineRule="auto"/>
        <w:ind w:firstLineChars="0"/>
        <w:rPr>
          <w:b/>
          <w:bCs/>
          <w:lang w:eastAsia="zh-CN"/>
        </w:rPr>
      </w:pPr>
      <w:r w:rsidRPr="00364465">
        <w:rPr>
          <w:rFonts w:hint="eastAsia"/>
          <w:b/>
          <w:bCs/>
          <w:lang w:eastAsia="zh-CN"/>
        </w:rPr>
        <w:t>命令层</w:t>
      </w:r>
      <w:r w:rsidRPr="00364465">
        <w:rPr>
          <w:rFonts w:hint="eastAsia"/>
          <w:b/>
          <w:bCs/>
          <w:lang w:eastAsia="zh-CN"/>
        </w:rPr>
        <w:t xml:space="preserve"> </w:t>
      </w:r>
    </w:p>
    <w:p w14:paraId="08B1BE71" w14:textId="77777777" w:rsidR="00364465" w:rsidRPr="00364465" w:rsidRDefault="00364465" w:rsidP="003A5B7F">
      <w:pPr>
        <w:pStyle w:val="a8"/>
        <w:numPr>
          <w:ilvl w:val="1"/>
          <w:numId w:val="5"/>
        </w:numPr>
        <w:spacing w:line="360" w:lineRule="auto"/>
        <w:ind w:firstLineChars="0"/>
        <w:rPr>
          <w:lang w:eastAsia="zh-CN"/>
        </w:rPr>
      </w:pPr>
      <w:proofErr w:type="spellStart"/>
      <w:r w:rsidRPr="00364465">
        <w:rPr>
          <w:rFonts w:hint="eastAsia"/>
          <w:lang w:eastAsia="zh-CN"/>
        </w:rPr>
        <w:t>dir</w:t>
      </w:r>
      <w:proofErr w:type="spellEnd"/>
      <w:r w:rsidRPr="00364465">
        <w:rPr>
          <w:rFonts w:hint="eastAsia"/>
          <w:lang w:eastAsia="zh-CN"/>
        </w:rPr>
        <w:t>()</w:t>
      </w:r>
      <w:r w:rsidRPr="00364465">
        <w:rPr>
          <w:rFonts w:hint="eastAsia"/>
          <w:lang w:eastAsia="zh-CN"/>
        </w:rPr>
        <w:tab/>
      </w:r>
      <w:r w:rsidRPr="00364465">
        <w:rPr>
          <w:rFonts w:hint="eastAsia"/>
          <w:lang w:eastAsia="zh-CN"/>
        </w:rPr>
        <w:tab/>
      </w:r>
      <w:r w:rsidRPr="00364465">
        <w:rPr>
          <w:rFonts w:hint="eastAsia"/>
          <w:lang w:eastAsia="zh-CN"/>
        </w:rPr>
        <w:tab/>
        <w:t>/*</w:t>
      </w:r>
      <w:r w:rsidRPr="00364465">
        <w:rPr>
          <w:rFonts w:hint="eastAsia"/>
          <w:lang w:eastAsia="zh-CN"/>
        </w:rPr>
        <w:t>无参数</w:t>
      </w:r>
      <w:r w:rsidRPr="00364465">
        <w:rPr>
          <w:rFonts w:hint="eastAsia"/>
          <w:lang w:eastAsia="zh-CN"/>
        </w:rPr>
        <w:t>*/</w:t>
      </w:r>
      <w:r w:rsidRPr="00364465">
        <w:rPr>
          <w:rFonts w:hint="eastAsia"/>
          <w:lang w:eastAsia="zh-CN"/>
        </w:rPr>
        <w:tab/>
      </w:r>
    </w:p>
    <w:p w14:paraId="25E3A65B" w14:textId="77777777" w:rsidR="00364465" w:rsidRPr="00364465" w:rsidRDefault="00364465" w:rsidP="003A5B7F">
      <w:pPr>
        <w:pStyle w:val="a8"/>
        <w:numPr>
          <w:ilvl w:val="1"/>
          <w:numId w:val="5"/>
        </w:numPr>
        <w:spacing w:line="360" w:lineRule="auto"/>
        <w:ind w:firstLineChars="0"/>
        <w:rPr>
          <w:lang w:eastAsia="zh-CN"/>
        </w:rPr>
      </w:pPr>
      <w:proofErr w:type="spellStart"/>
      <w:proofErr w:type="gramStart"/>
      <w:r w:rsidRPr="00364465">
        <w:rPr>
          <w:rFonts w:hint="eastAsia"/>
          <w:lang w:eastAsia="zh-CN"/>
        </w:rPr>
        <w:lastRenderedPageBreak/>
        <w:t>mkdir</w:t>
      </w:r>
      <w:proofErr w:type="spellEnd"/>
      <w:r w:rsidRPr="00364465">
        <w:rPr>
          <w:rFonts w:hint="eastAsia"/>
          <w:lang w:eastAsia="zh-CN"/>
        </w:rPr>
        <w:t>(</w:t>
      </w:r>
      <w:proofErr w:type="gramEnd"/>
      <w:r w:rsidRPr="00364465">
        <w:rPr>
          <w:rFonts w:hint="eastAsia"/>
          <w:lang w:eastAsia="zh-CN"/>
        </w:rPr>
        <w:t>)</w:t>
      </w:r>
      <w:r w:rsidRPr="00364465">
        <w:rPr>
          <w:rFonts w:hint="eastAsia"/>
          <w:lang w:eastAsia="zh-CN"/>
        </w:rPr>
        <w:tab/>
      </w:r>
      <w:r w:rsidRPr="00364465">
        <w:rPr>
          <w:rFonts w:hint="eastAsia"/>
          <w:lang w:eastAsia="zh-CN"/>
        </w:rPr>
        <w:tab/>
      </w:r>
      <w:r w:rsidRPr="00364465">
        <w:rPr>
          <w:rFonts w:hint="eastAsia"/>
          <w:lang w:eastAsia="zh-CN"/>
        </w:rPr>
        <w:tab/>
        <w:t>/*filename*/</w:t>
      </w:r>
      <w:r w:rsidRPr="00364465">
        <w:rPr>
          <w:rFonts w:hint="eastAsia"/>
          <w:lang w:eastAsia="zh-CN"/>
        </w:rPr>
        <w:tab/>
      </w:r>
    </w:p>
    <w:p w14:paraId="2971B878" w14:textId="77777777" w:rsidR="00364465" w:rsidRPr="00364465" w:rsidRDefault="00364465" w:rsidP="003A5B7F">
      <w:pPr>
        <w:pStyle w:val="a8"/>
        <w:numPr>
          <w:ilvl w:val="1"/>
          <w:numId w:val="5"/>
        </w:numPr>
        <w:spacing w:line="360" w:lineRule="auto"/>
        <w:ind w:firstLineChars="0"/>
        <w:rPr>
          <w:lang w:eastAsia="zh-CN"/>
        </w:rPr>
      </w:pPr>
      <w:proofErr w:type="spellStart"/>
      <w:proofErr w:type="gramStart"/>
      <w:r w:rsidRPr="00364465">
        <w:rPr>
          <w:rFonts w:hint="eastAsia"/>
          <w:lang w:eastAsia="zh-CN"/>
        </w:rPr>
        <w:t>rmdir</w:t>
      </w:r>
      <w:proofErr w:type="spellEnd"/>
      <w:r w:rsidRPr="00364465">
        <w:rPr>
          <w:rFonts w:hint="eastAsia"/>
          <w:lang w:eastAsia="zh-CN"/>
        </w:rPr>
        <w:t>(</w:t>
      </w:r>
      <w:proofErr w:type="gramEnd"/>
      <w:r w:rsidRPr="00364465">
        <w:rPr>
          <w:rFonts w:hint="eastAsia"/>
          <w:lang w:eastAsia="zh-CN"/>
        </w:rPr>
        <w:t>)</w:t>
      </w:r>
      <w:r w:rsidRPr="00364465">
        <w:rPr>
          <w:rFonts w:hint="eastAsia"/>
          <w:lang w:eastAsia="zh-CN"/>
        </w:rPr>
        <w:tab/>
      </w:r>
      <w:r w:rsidRPr="00364465">
        <w:rPr>
          <w:rFonts w:hint="eastAsia"/>
          <w:lang w:eastAsia="zh-CN"/>
        </w:rPr>
        <w:tab/>
      </w:r>
      <w:r w:rsidRPr="00364465">
        <w:rPr>
          <w:rFonts w:hint="eastAsia"/>
          <w:lang w:eastAsia="zh-CN"/>
        </w:rPr>
        <w:tab/>
        <w:t>/*filename*/</w:t>
      </w:r>
      <w:r w:rsidRPr="00364465">
        <w:rPr>
          <w:rFonts w:hint="eastAsia"/>
          <w:lang w:eastAsia="zh-CN"/>
        </w:rPr>
        <w:tab/>
      </w:r>
    </w:p>
    <w:p w14:paraId="0ABE8B0B" w14:textId="77777777" w:rsidR="00364465" w:rsidRPr="00364465" w:rsidRDefault="00364465" w:rsidP="003A5B7F">
      <w:pPr>
        <w:pStyle w:val="a8"/>
        <w:numPr>
          <w:ilvl w:val="1"/>
          <w:numId w:val="5"/>
        </w:numPr>
        <w:spacing w:line="360" w:lineRule="auto"/>
        <w:ind w:firstLineChars="0"/>
        <w:rPr>
          <w:lang w:eastAsia="zh-CN"/>
        </w:rPr>
      </w:pPr>
      <w:proofErr w:type="gramStart"/>
      <w:r w:rsidRPr="00364465">
        <w:rPr>
          <w:rFonts w:hint="eastAsia"/>
          <w:lang w:eastAsia="zh-CN"/>
        </w:rPr>
        <w:t>create(</w:t>
      </w:r>
      <w:proofErr w:type="gramEnd"/>
      <w:r w:rsidRPr="00364465">
        <w:rPr>
          <w:rFonts w:hint="eastAsia"/>
          <w:lang w:eastAsia="zh-CN"/>
        </w:rPr>
        <w:t>)</w:t>
      </w:r>
      <w:r w:rsidRPr="00364465">
        <w:rPr>
          <w:rFonts w:hint="eastAsia"/>
          <w:lang w:eastAsia="zh-CN"/>
        </w:rPr>
        <w:tab/>
      </w:r>
      <w:r w:rsidRPr="00364465">
        <w:rPr>
          <w:rFonts w:hint="eastAsia"/>
          <w:lang w:eastAsia="zh-CN"/>
        </w:rPr>
        <w:tab/>
      </w:r>
      <w:r w:rsidRPr="00364465">
        <w:rPr>
          <w:rFonts w:hint="eastAsia"/>
          <w:lang w:eastAsia="zh-CN"/>
        </w:rPr>
        <w:tab/>
        <w:t>/*filename*/</w:t>
      </w:r>
      <w:r w:rsidRPr="00364465">
        <w:rPr>
          <w:rFonts w:hint="eastAsia"/>
          <w:lang w:eastAsia="zh-CN"/>
        </w:rPr>
        <w:tab/>
      </w:r>
    </w:p>
    <w:p w14:paraId="4AE8E85B"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delete</w:t>
      </w:r>
      <w:proofErr w:type="gramStart"/>
      <w:r w:rsidRPr="00364465">
        <w:rPr>
          <w:rFonts w:hint="eastAsia"/>
          <w:lang w:eastAsia="zh-CN"/>
        </w:rPr>
        <w:t>_(</w:t>
      </w:r>
      <w:proofErr w:type="gramEnd"/>
      <w:r w:rsidRPr="00364465">
        <w:rPr>
          <w:rFonts w:hint="eastAsia"/>
          <w:lang w:eastAsia="zh-CN"/>
        </w:rPr>
        <w:t>)</w:t>
      </w:r>
      <w:r w:rsidRPr="00364465">
        <w:rPr>
          <w:rFonts w:hint="eastAsia"/>
          <w:lang w:eastAsia="zh-CN"/>
        </w:rPr>
        <w:tab/>
      </w:r>
      <w:r w:rsidRPr="00364465">
        <w:rPr>
          <w:rFonts w:hint="eastAsia"/>
          <w:lang w:eastAsia="zh-CN"/>
        </w:rPr>
        <w:tab/>
      </w:r>
      <w:r w:rsidRPr="00364465">
        <w:rPr>
          <w:rFonts w:hint="eastAsia"/>
          <w:lang w:eastAsia="zh-CN"/>
        </w:rPr>
        <w:tab/>
        <w:t>/*filename*/</w:t>
      </w:r>
      <w:r w:rsidRPr="00364465">
        <w:rPr>
          <w:rFonts w:hint="eastAsia"/>
          <w:lang w:eastAsia="zh-CN"/>
        </w:rPr>
        <w:tab/>
      </w:r>
    </w:p>
    <w:p w14:paraId="6426D036" w14:textId="77777777" w:rsidR="00364465" w:rsidRPr="00364465" w:rsidRDefault="00364465" w:rsidP="003A5B7F">
      <w:pPr>
        <w:pStyle w:val="a8"/>
        <w:numPr>
          <w:ilvl w:val="1"/>
          <w:numId w:val="5"/>
        </w:numPr>
        <w:spacing w:line="360" w:lineRule="auto"/>
        <w:ind w:firstLineChars="0"/>
        <w:rPr>
          <w:lang w:eastAsia="zh-CN"/>
        </w:rPr>
      </w:pPr>
      <w:proofErr w:type="gramStart"/>
      <w:r w:rsidRPr="00364465">
        <w:rPr>
          <w:rFonts w:hint="eastAsia"/>
          <w:lang w:eastAsia="zh-CN"/>
        </w:rPr>
        <w:t>cd(</w:t>
      </w:r>
      <w:proofErr w:type="gramEnd"/>
      <w:r w:rsidRPr="00364465">
        <w:rPr>
          <w:rFonts w:hint="eastAsia"/>
          <w:lang w:eastAsia="zh-CN"/>
        </w:rPr>
        <w:t>)</w:t>
      </w:r>
      <w:r w:rsidRPr="00364465">
        <w:rPr>
          <w:rFonts w:hint="eastAsia"/>
          <w:lang w:eastAsia="zh-CN"/>
        </w:rPr>
        <w:tab/>
      </w:r>
      <w:r w:rsidRPr="00364465">
        <w:rPr>
          <w:rFonts w:hint="eastAsia"/>
          <w:lang w:eastAsia="zh-CN"/>
        </w:rPr>
        <w:tab/>
      </w:r>
      <w:r w:rsidRPr="00364465">
        <w:rPr>
          <w:rFonts w:hint="eastAsia"/>
          <w:lang w:eastAsia="zh-CN"/>
        </w:rPr>
        <w:tab/>
        <w:t>/*filename*/</w:t>
      </w:r>
      <w:r w:rsidRPr="00364465">
        <w:rPr>
          <w:rFonts w:hint="eastAsia"/>
          <w:lang w:eastAsia="zh-CN"/>
        </w:rPr>
        <w:tab/>
      </w:r>
    </w:p>
    <w:p w14:paraId="400E89B3" w14:textId="77777777" w:rsidR="00364465" w:rsidRPr="00364465" w:rsidRDefault="00364465" w:rsidP="003A5B7F">
      <w:pPr>
        <w:pStyle w:val="a8"/>
        <w:numPr>
          <w:ilvl w:val="1"/>
          <w:numId w:val="5"/>
        </w:numPr>
        <w:spacing w:line="360" w:lineRule="auto"/>
        <w:ind w:firstLineChars="0"/>
        <w:rPr>
          <w:lang w:eastAsia="zh-CN"/>
        </w:rPr>
      </w:pPr>
      <w:proofErr w:type="spellStart"/>
      <w:r w:rsidRPr="00364465">
        <w:rPr>
          <w:rFonts w:hint="eastAsia"/>
          <w:lang w:eastAsia="zh-CN"/>
        </w:rPr>
        <w:t>attrib</w:t>
      </w:r>
      <w:proofErr w:type="spellEnd"/>
      <w:r w:rsidRPr="00364465">
        <w:rPr>
          <w:rFonts w:hint="eastAsia"/>
          <w:lang w:eastAsia="zh-CN"/>
        </w:rPr>
        <w:t>()</w:t>
      </w:r>
      <w:r w:rsidRPr="00364465">
        <w:rPr>
          <w:rFonts w:hint="eastAsia"/>
          <w:lang w:eastAsia="zh-CN"/>
        </w:rPr>
        <w:tab/>
      </w:r>
      <w:r w:rsidRPr="00364465">
        <w:rPr>
          <w:rFonts w:hint="eastAsia"/>
          <w:lang w:eastAsia="zh-CN"/>
        </w:rPr>
        <w:tab/>
      </w:r>
      <w:r w:rsidRPr="00364465">
        <w:rPr>
          <w:rFonts w:hint="eastAsia"/>
          <w:lang w:eastAsia="zh-CN"/>
        </w:rPr>
        <w:tab/>
        <w:t>/*filename</w:t>
      </w:r>
      <w:r w:rsidRPr="00364465">
        <w:rPr>
          <w:rFonts w:hint="eastAsia"/>
          <w:lang w:eastAsia="zh-CN"/>
        </w:rPr>
        <w:t>，</w:t>
      </w:r>
      <w:proofErr w:type="spellStart"/>
      <w:r w:rsidRPr="00364465">
        <w:rPr>
          <w:rFonts w:hint="eastAsia"/>
          <w:lang w:eastAsia="zh-CN"/>
        </w:rPr>
        <w:t>rw</w:t>
      </w:r>
      <w:proofErr w:type="spellEnd"/>
      <w:r w:rsidRPr="00364465">
        <w:rPr>
          <w:rFonts w:hint="eastAsia"/>
          <w:lang w:eastAsia="zh-CN"/>
        </w:rPr>
        <w:t>*/</w:t>
      </w:r>
      <w:r w:rsidRPr="00364465">
        <w:rPr>
          <w:rFonts w:hint="eastAsia"/>
          <w:lang w:eastAsia="zh-CN"/>
        </w:rPr>
        <w:tab/>
      </w:r>
    </w:p>
    <w:p w14:paraId="08C568F4" w14:textId="77777777" w:rsidR="00364465" w:rsidRPr="00364465" w:rsidRDefault="00364465" w:rsidP="003A5B7F">
      <w:pPr>
        <w:pStyle w:val="a8"/>
        <w:numPr>
          <w:ilvl w:val="1"/>
          <w:numId w:val="5"/>
        </w:numPr>
        <w:spacing w:line="360" w:lineRule="auto"/>
        <w:ind w:firstLineChars="0"/>
        <w:rPr>
          <w:lang w:eastAsia="zh-CN"/>
        </w:rPr>
      </w:pPr>
      <w:proofErr w:type="gramStart"/>
      <w:r w:rsidRPr="00364465">
        <w:rPr>
          <w:rFonts w:hint="eastAsia"/>
          <w:lang w:eastAsia="zh-CN"/>
        </w:rPr>
        <w:t>open(</w:t>
      </w:r>
      <w:proofErr w:type="gramEnd"/>
      <w:r w:rsidRPr="00364465">
        <w:rPr>
          <w:rFonts w:hint="eastAsia"/>
          <w:lang w:eastAsia="zh-CN"/>
        </w:rPr>
        <w:t>)</w:t>
      </w:r>
      <w:r w:rsidRPr="00364465">
        <w:rPr>
          <w:rFonts w:hint="eastAsia"/>
          <w:lang w:eastAsia="zh-CN"/>
        </w:rPr>
        <w:tab/>
      </w:r>
      <w:r w:rsidRPr="00364465">
        <w:rPr>
          <w:rFonts w:hint="eastAsia"/>
          <w:lang w:eastAsia="zh-CN"/>
        </w:rPr>
        <w:tab/>
      </w:r>
      <w:r w:rsidRPr="00364465">
        <w:rPr>
          <w:rFonts w:hint="eastAsia"/>
          <w:lang w:eastAsia="zh-CN"/>
        </w:rPr>
        <w:tab/>
        <w:t>/*filename*/</w:t>
      </w:r>
      <w:r w:rsidRPr="00364465">
        <w:rPr>
          <w:rFonts w:hint="eastAsia"/>
          <w:lang w:eastAsia="zh-CN"/>
        </w:rPr>
        <w:tab/>
      </w:r>
    </w:p>
    <w:p w14:paraId="185812B6" w14:textId="77777777" w:rsidR="00364465" w:rsidRPr="00364465" w:rsidRDefault="00364465" w:rsidP="003A5B7F">
      <w:pPr>
        <w:pStyle w:val="a8"/>
        <w:numPr>
          <w:ilvl w:val="1"/>
          <w:numId w:val="5"/>
        </w:numPr>
        <w:spacing w:line="360" w:lineRule="auto"/>
        <w:ind w:firstLineChars="0"/>
        <w:rPr>
          <w:lang w:eastAsia="zh-CN"/>
        </w:rPr>
      </w:pPr>
      <w:proofErr w:type="gramStart"/>
      <w:r w:rsidRPr="00364465">
        <w:rPr>
          <w:rFonts w:hint="eastAsia"/>
          <w:lang w:eastAsia="zh-CN"/>
        </w:rPr>
        <w:t>close(</w:t>
      </w:r>
      <w:proofErr w:type="gramEnd"/>
      <w:r w:rsidRPr="00364465">
        <w:rPr>
          <w:rFonts w:hint="eastAsia"/>
          <w:lang w:eastAsia="zh-CN"/>
        </w:rPr>
        <w:t>)</w:t>
      </w:r>
      <w:r w:rsidRPr="00364465">
        <w:rPr>
          <w:rFonts w:hint="eastAsia"/>
          <w:lang w:eastAsia="zh-CN"/>
        </w:rPr>
        <w:tab/>
      </w:r>
      <w:r w:rsidRPr="00364465">
        <w:rPr>
          <w:rFonts w:hint="eastAsia"/>
          <w:lang w:eastAsia="zh-CN"/>
        </w:rPr>
        <w:tab/>
      </w:r>
      <w:r w:rsidRPr="00364465">
        <w:rPr>
          <w:rFonts w:hint="eastAsia"/>
          <w:lang w:eastAsia="zh-CN"/>
        </w:rPr>
        <w:tab/>
        <w:t>/*</w:t>
      </w:r>
      <w:proofErr w:type="spellStart"/>
      <w:r w:rsidRPr="00364465">
        <w:rPr>
          <w:rFonts w:hint="eastAsia"/>
          <w:lang w:eastAsia="zh-CN"/>
        </w:rPr>
        <w:t>fd</w:t>
      </w:r>
      <w:proofErr w:type="spellEnd"/>
      <w:r w:rsidRPr="00364465">
        <w:rPr>
          <w:rFonts w:hint="eastAsia"/>
          <w:lang w:eastAsia="zh-CN"/>
        </w:rPr>
        <w:t>*/</w:t>
      </w:r>
    </w:p>
    <w:p w14:paraId="05D2A132" w14:textId="77777777" w:rsidR="00364465" w:rsidRPr="00364465" w:rsidRDefault="00364465" w:rsidP="003A5B7F">
      <w:pPr>
        <w:pStyle w:val="a8"/>
        <w:numPr>
          <w:ilvl w:val="1"/>
          <w:numId w:val="5"/>
        </w:numPr>
        <w:spacing w:line="360" w:lineRule="auto"/>
        <w:ind w:firstLineChars="0"/>
        <w:rPr>
          <w:lang w:eastAsia="zh-CN"/>
        </w:rPr>
      </w:pPr>
      <w:proofErr w:type="gramStart"/>
      <w:r w:rsidRPr="00364465">
        <w:rPr>
          <w:rFonts w:hint="eastAsia"/>
          <w:lang w:eastAsia="zh-CN"/>
        </w:rPr>
        <w:t>read(</w:t>
      </w:r>
      <w:proofErr w:type="gramEnd"/>
      <w:r w:rsidRPr="00364465">
        <w:rPr>
          <w:rFonts w:hint="eastAsia"/>
          <w:lang w:eastAsia="zh-CN"/>
        </w:rPr>
        <w:t>)</w:t>
      </w:r>
      <w:r w:rsidRPr="00364465">
        <w:rPr>
          <w:rFonts w:hint="eastAsia"/>
          <w:lang w:eastAsia="zh-CN"/>
        </w:rPr>
        <w:tab/>
      </w:r>
      <w:r w:rsidRPr="00364465">
        <w:rPr>
          <w:rFonts w:hint="eastAsia"/>
          <w:lang w:eastAsia="zh-CN"/>
        </w:rPr>
        <w:tab/>
      </w:r>
      <w:r w:rsidRPr="00364465">
        <w:rPr>
          <w:rFonts w:hint="eastAsia"/>
          <w:lang w:eastAsia="zh-CN"/>
        </w:rPr>
        <w:tab/>
        <w:t>/*</w:t>
      </w:r>
      <w:proofErr w:type="spellStart"/>
      <w:r w:rsidRPr="00364465">
        <w:rPr>
          <w:rFonts w:hint="eastAsia"/>
          <w:lang w:eastAsia="zh-CN"/>
        </w:rPr>
        <w:t>fd</w:t>
      </w:r>
      <w:proofErr w:type="spellEnd"/>
      <w:r w:rsidRPr="00364465">
        <w:rPr>
          <w:rFonts w:hint="eastAsia"/>
          <w:lang w:eastAsia="zh-CN"/>
        </w:rPr>
        <w:t>*/</w:t>
      </w:r>
    </w:p>
    <w:p w14:paraId="172D60AA" w14:textId="7C7E9CCE"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write()</w:t>
      </w:r>
      <w:r w:rsidRPr="00364465">
        <w:rPr>
          <w:rFonts w:hint="eastAsia"/>
          <w:lang w:eastAsia="zh-CN"/>
        </w:rPr>
        <w:tab/>
      </w:r>
      <w:r w:rsidRPr="00364465">
        <w:rPr>
          <w:rFonts w:hint="eastAsia"/>
          <w:lang w:eastAsia="zh-CN"/>
        </w:rPr>
        <w:tab/>
      </w:r>
      <w:r w:rsidRPr="00364465">
        <w:rPr>
          <w:rFonts w:hint="eastAsia"/>
          <w:lang w:eastAsia="zh-CN"/>
        </w:rPr>
        <w:tab/>
        <w:t>/*</w:t>
      </w:r>
      <w:proofErr w:type="spellStart"/>
      <w:r w:rsidRPr="00364465">
        <w:rPr>
          <w:rFonts w:hint="eastAsia"/>
          <w:lang w:eastAsia="zh-CN"/>
        </w:rPr>
        <w:t>fd</w:t>
      </w:r>
      <w:proofErr w:type="spellEnd"/>
      <w:r w:rsidRPr="00364465">
        <w:rPr>
          <w:rFonts w:hint="eastAsia"/>
          <w:lang w:eastAsia="zh-CN"/>
        </w:rPr>
        <w:t>，</w:t>
      </w:r>
      <w:r w:rsidRPr="00364465">
        <w:rPr>
          <w:rFonts w:hint="eastAsia"/>
          <w:lang w:eastAsia="zh-CN"/>
        </w:rPr>
        <w:t>source*/</w:t>
      </w:r>
      <w:r w:rsidRPr="00364465">
        <w:rPr>
          <w:rFonts w:hint="eastAsia"/>
          <w:lang w:eastAsia="zh-CN"/>
        </w:rPr>
        <w:tab/>
      </w:r>
    </w:p>
    <w:p w14:paraId="69F9BF14" w14:textId="77777777" w:rsidR="00364465" w:rsidRPr="00364465" w:rsidRDefault="00364465" w:rsidP="003A5B7F">
      <w:pPr>
        <w:pStyle w:val="a8"/>
        <w:numPr>
          <w:ilvl w:val="0"/>
          <w:numId w:val="5"/>
        </w:numPr>
        <w:spacing w:line="360" w:lineRule="auto"/>
        <w:ind w:firstLineChars="0"/>
        <w:rPr>
          <w:b/>
          <w:bCs/>
          <w:lang w:eastAsia="zh-CN"/>
        </w:rPr>
      </w:pPr>
      <w:r w:rsidRPr="00364465">
        <w:rPr>
          <w:rFonts w:hint="eastAsia"/>
          <w:b/>
          <w:bCs/>
          <w:lang w:eastAsia="zh-CN"/>
        </w:rPr>
        <w:t>用户接口层及附加命令</w:t>
      </w:r>
      <w:r w:rsidRPr="00364465">
        <w:rPr>
          <w:b/>
          <w:bCs/>
          <w:lang w:eastAsia="zh-CN"/>
        </w:rPr>
        <w:t xml:space="preserve"> </w:t>
      </w:r>
    </w:p>
    <w:p w14:paraId="30C61E6A"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shell()</w:t>
      </w:r>
      <w:r w:rsidRPr="00364465">
        <w:rPr>
          <w:rFonts w:hint="eastAsia"/>
          <w:lang w:eastAsia="zh-CN"/>
        </w:rPr>
        <w:tab/>
      </w:r>
      <w:r w:rsidRPr="00364465">
        <w:rPr>
          <w:rFonts w:hint="eastAsia"/>
          <w:lang w:eastAsia="zh-CN"/>
        </w:rPr>
        <w:tab/>
        <w:t>/*</w:t>
      </w:r>
      <w:r w:rsidRPr="00364465">
        <w:rPr>
          <w:rFonts w:hint="eastAsia"/>
          <w:lang w:eastAsia="zh-CN"/>
        </w:rPr>
        <w:t>启动用户接口</w:t>
      </w:r>
      <w:r w:rsidRPr="00364465">
        <w:rPr>
          <w:rFonts w:hint="eastAsia"/>
          <w:lang w:eastAsia="zh-CN"/>
        </w:rPr>
        <w:t>*/</w:t>
      </w:r>
    </w:p>
    <w:p w14:paraId="3B899AB4"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format()</w:t>
      </w:r>
      <w:r w:rsidRPr="00364465">
        <w:rPr>
          <w:rFonts w:hint="eastAsia"/>
          <w:lang w:eastAsia="zh-CN"/>
        </w:rPr>
        <w:tab/>
      </w:r>
      <w:r w:rsidRPr="00364465">
        <w:rPr>
          <w:rFonts w:hint="eastAsia"/>
          <w:lang w:eastAsia="zh-CN"/>
        </w:rPr>
        <w:tab/>
        <w:t>/*</w:t>
      </w:r>
      <w:r w:rsidRPr="00364465">
        <w:rPr>
          <w:rFonts w:hint="eastAsia"/>
          <w:lang w:eastAsia="zh-CN"/>
        </w:rPr>
        <w:t>重新建立文件系统</w:t>
      </w:r>
      <w:r w:rsidRPr="00364465">
        <w:rPr>
          <w:rFonts w:hint="eastAsia"/>
          <w:lang w:eastAsia="zh-CN"/>
        </w:rPr>
        <w:t>,</w:t>
      </w:r>
      <w:r w:rsidRPr="00364465">
        <w:rPr>
          <w:rFonts w:hint="eastAsia"/>
          <w:lang w:eastAsia="zh-CN"/>
        </w:rPr>
        <w:t>无参数</w:t>
      </w:r>
      <w:r w:rsidRPr="00364465">
        <w:rPr>
          <w:rFonts w:hint="eastAsia"/>
          <w:lang w:eastAsia="zh-CN"/>
        </w:rPr>
        <w:t>*/</w:t>
      </w:r>
    </w:p>
    <w:p w14:paraId="2900CF32"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quit()</w:t>
      </w:r>
      <w:r w:rsidRPr="00364465">
        <w:rPr>
          <w:rFonts w:hint="eastAsia"/>
          <w:lang w:eastAsia="zh-CN"/>
        </w:rPr>
        <w:tab/>
      </w:r>
      <w:r w:rsidRPr="00364465">
        <w:rPr>
          <w:rFonts w:hint="eastAsia"/>
          <w:lang w:eastAsia="zh-CN"/>
        </w:rPr>
        <w:tab/>
        <w:t>/*</w:t>
      </w:r>
      <w:r w:rsidRPr="00364465">
        <w:rPr>
          <w:rFonts w:hint="eastAsia"/>
          <w:lang w:eastAsia="zh-CN"/>
        </w:rPr>
        <w:t>退出</w:t>
      </w:r>
      <w:r w:rsidRPr="00364465">
        <w:rPr>
          <w:rFonts w:hint="eastAsia"/>
          <w:lang w:eastAsia="zh-CN"/>
        </w:rPr>
        <w:t>shell(),</w:t>
      </w:r>
      <w:r w:rsidRPr="00364465">
        <w:rPr>
          <w:rFonts w:hint="eastAsia"/>
          <w:lang w:eastAsia="zh-CN"/>
        </w:rPr>
        <w:t>无参数</w:t>
      </w:r>
      <w:r w:rsidRPr="00364465">
        <w:rPr>
          <w:rFonts w:hint="eastAsia"/>
          <w:lang w:eastAsia="zh-CN"/>
        </w:rPr>
        <w:t>*/</w:t>
      </w:r>
      <w:r w:rsidRPr="00364465">
        <w:rPr>
          <w:lang w:eastAsia="zh-CN"/>
        </w:rPr>
        <w:t xml:space="preserve"> </w:t>
      </w:r>
    </w:p>
    <w:p w14:paraId="3138E662" w14:textId="77777777" w:rsidR="00364465" w:rsidRPr="00364465" w:rsidRDefault="00364465" w:rsidP="003A5B7F">
      <w:pPr>
        <w:pStyle w:val="a8"/>
        <w:numPr>
          <w:ilvl w:val="0"/>
          <w:numId w:val="5"/>
        </w:numPr>
        <w:spacing w:line="360" w:lineRule="auto"/>
        <w:ind w:firstLineChars="0"/>
        <w:rPr>
          <w:b/>
          <w:bCs/>
          <w:lang w:eastAsia="zh-CN"/>
        </w:rPr>
      </w:pPr>
      <w:r w:rsidRPr="00364465">
        <w:rPr>
          <w:rFonts w:hint="eastAsia"/>
          <w:b/>
          <w:bCs/>
          <w:lang w:eastAsia="zh-CN"/>
        </w:rPr>
        <w:t>常驻内存的数据结构释意</w:t>
      </w:r>
      <w:r w:rsidRPr="00364465">
        <w:rPr>
          <w:b/>
          <w:bCs/>
          <w:lang w:eastAsia="zh-CN"/>
        </w:rPr>
        <w:t xml:space="preserve"> </w:t>
      </w:r>
    </w:p>
    <w:p w14:paraId="6EEB1989"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 xml:space="preserve">unsigned short </w:t>
      </w:r>
      <w:proofErr w:type="spellStart"/>
      <w:r w:rsidRPr="00364465">
        <w:rPr>
          <w:rFonts w:hint="eastAsia"/>
          <w:lang w:eastAsia="zh-CN"/>
        </w:rPr>
        <w:t>fopen_table</w:t>
      </w:r>
      <w:proofErr w:type="spellEnd"/>
      <w:r w:rsidRPr="00364465">
        <w:rPr>
          <w:rFonts w:hint="eastAsia"/>
          <w:lang w:eastAsia="zh-CN"/>
        </w:rPr>
        <w:t>[16] ; /*</w:t>
      </w:r>
      <w:r w:rsidRPr="00364465">
        <w:rPr>
          <w:rFonts w:hint="eastAsia"/>
          <w:lang w:eastAsia="zh-CN"/>
        </w:rPr>
        <w:t>文件打开表，最多可以同时打开</w:t>
      </w:r>
      <w:r w:rsidRPr="00364465">
        <w:rPr>
          <w:rFonts w:hint="eastAsia"/>
          <w:lang w:eastAsia="zh-CN"/>
        </w:rPr>
        <w:t>16</w:t>
      </w:r>
      <w:r w:rsidRPr="00364465">
        <w:rPr>
          <w:rFonts w:hint="eastAsia"/>
          <w:lang w:eastAsia="zh-CN"/>
        </w:rPr>
        <w:t>个文件</w:t>
      </w:r>
      <w:r w:rsidRPr="00364465">
        <w:rPr>
          <w:rFonts w:hint="eastAsia"/>
          <w:lang w:eastAsia="zh-CN"/>
        </w:rPr>
        <w:t>*/</w:t>
      </w:r>
    </w:p>
    <w:p w14:paraId="4C3F981A"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 xml:space="preserve">unsigned short </w:t>
      </w:r>
      <w:proofErr w:type="spellStart"/>
      <w:r w:rsidRPr="00364465">
        <w:rPr>
          <w:rFonts w:hint="eastAsia"/>
          <w:lang w:eastAsia="zh-CN"/>
        </w:rPr>
        <w:t>last_alloc_inode</w:t>
      </w:r>
      <w:proofErr w:type="spellEnd"/>
      <w:r w:rsidRPr="00364465">
        <w:rPr>
          <w:rFonts w:hint="eastAsia"/>
          <w:lang w:eastAsia="zh-CN"/>
        </w:rPr>
        <w:t>; /*</w:t>
      </w:r>
      <w:r w:rsidRPr="00364465">
        <w:rPr>
          <w:rFonts w:hint="eastAsia"/>
          <w:lang w:eastAsia="zh-CN"/>
        </w:rPr>
        <w:t>上次分配的索引结点号</w:t>
      </w:r>
      <w:r w:rsidRPr="00364465">
        <w:rPr>
          <w:rFonts w:hint="eastAsia"/>
          <w:lang w:eastAsia="zh-CN"/>
        </w:rPr>
        <w:t>*/</w:t>
      </w:r>
    </w:p>
    <w:p w14:paraId="3EBAF6AF"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 xml:space="preserve">unsigned short </w:t>
      </w:r>
      <w:proofErr w:type="spellStart"/>
      <w:r w:rsidRPr="00364465">
        <w:rPr>
          <w:rFonts w:hint="eastAsia"/>
          <w:lang w:eastAsia="zh-CN"/>
        </w:rPr>
        <w:t>last_alloc_block</w:t>
      </w:r>
      <w:proofErr w:type="spellEnd"/>
      <w:r w:rsidRPr="00364465">
        <w:rPr>
          <w:rFonts w:hint="eastAsia"/>
          <w:lang w:eastAsia="zh-CN"/>
        </w:rPr>
        <w:t>; /*</w:t>
      </w:r>
      <w:r w:rsidRPr="00364465">
        <w:rPr>
          <w:rFonts w:hint="eastAsia"/>
          <w:lang w:eastAsia="zh-CN"/>
        </w:rPr>
        <w:t>上次分配的</w:t>
      </w:r>
      <w:proofErr w:type="gramStart"/>
      <w:r w:rsidRPr="00364465">
        <w:rPr>
          <w:rFonts w:hint="eastAsia"/>
          <w:lang w:eastAsia="zh-CN"/>
        </w:rPr>
        <w:t>数据块号</w:t>
      </w:r>
      <w:proofErr w:type="gramEnd"/>
      <w:r w:rsidRPr="00364465">
        <w:rPr>
          <w:rFonts w:hint="eastAsia"/>
          <w:lang w:eastAsia="zh-CN"/>
        </w:rPr>
        <w:t>*/</w:t>
      </w:r>
    </w:p>
    <w:p w14:paraId="25967E3A"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 xml:space="preserve">unsigned short </w:t>
      </w:r>
      <w:proofErr w:type="spellStart"/>
      <w:r w:rsidRPr="00364465">
        <w:rPr>
          <w:rFonts w:hint="eastAsia"/>
          <w:lang w:eastAsia="zh-CN"/>
        </w:rPr>
        <w:t>current_dir</w:t>
      </w:r>
      <w:proofErr w:type="spellEnd"/>
      <w:r w:rsidRPr="00364465">
        <w:rPr>
          <w:rFonts w:hint="eastAsia"/>
          <w:lang w:eastAsia="zh-CN"/>
        </w:rPr>
        <w:t xml:space="preserve"> ;  /*</w:t>
      </w:r>
      <w:r w:rsidRPr="00364465">
        <w:rPr>
          <w:rFonts w:hint="eastAsia"/>
          <w:lang w:eastAsia="zh-CN"/>
        </w:rPr>
        <w:t>当前目录</w:t>
      </w:r>
      <w:r w:rsidRPr="00364465">
        <w:rPr>
          <w:rFonts w:hint="eastAsia"/>
          <w:lang w:eastAsia="zh-CN"/>
        </w:rPr>
        <w:t>(</w:t>
      </w:r>
      <w:r w:rsidRPr="00364465">
        <w:rPr>
          <w:rFonts w:hint="eastAsia"/>
          <w:lang w:eastAsia="zh-CN"/>
        </w:rPr>
        <w:t>索引结点）</w:t>
      </w:r>
      <w:r w:rsidRPr="00364465">
        <w:rPr>
          <w:rFonts w:hint="eastAsia"/>
          <w:lang w:eastAsia="zh-CN"/>
        </w:rPr>
        <w:t>*/</w:t>
      </w:r>
    </w:p>
    <w:p w14:paraId="19754B11"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 xml:space="preserve">char </w:t>
      </w:r>
      <w:proofErr w:type="spellStart"/>
      <w:r w:rsidRPr="00364465">
        <w:rPr>
          <w:rFonts w:hint="eastAsia"/>
          <w:lang w:eastAsia="zh-CN"/>
        </w:rPr>
        <w:t>current_path</w:t>
      </w:r>
      <w:proofErr w:type="spellEnd"/>
      <w:r w:rsidRPr="00364465">
        <w:rPr>
          <w:rFonts w:hint="eastAsia"/>
          <w:lang w:eastAsia="zh-CN"/>
        </w:rPr>
        <w:t xml:space="preserve">[256];   </w:t>
      </w:r>
      <w:r w:rsidRPr="00364465">
        <w:rPr>
          <w:rFonts w:hint="eastAsia"/>
          <w:lang w:eastAsia="zh-CN"/>
        </w:rPr>
        <w:tab/>
        <w:t xml:space="preserve"> /*</w:t>
      </w:r>
      <w:r w:rsidRPr="00364465">
        <w:rPr>
          <w:rFonts w:hint="eastAsia"/>
          <w:lang w:eastAsia="zh-CN"/>
        </w:rPr>
        <w:t>当前路径</w:t>
      </w:r>
      <w:r w:rsidRPr="00364465">
        <w:rPr>
          <w:rFonts w:hint="eastAsia"/>
          <w:lang w:eastAsia="zh-CN"/>
        </w:rPr>
        <w:t>(</w:t>
      </w:r>
      <w:r w:rsidRPr="00364465">
        <w:rPr>
          <w:rFonts w:hint="eastAsia"/>
          <w:lang w:eastAsia="zh-CN"/>
        </w:rPr>
        <w:t>字符串</w:t>
      </w:r>
      <w:r w:rsidRPr="00364465">
        <w:rPr>
          <w:rFonts w:hint="eastAsia"/>
          <w:lang w:eastAsia="zh-CN"/>
        </w:rPr>
        <w:t>) */</w:t>
      </w:r>
    </w:p>
    <w:p w14:paraId="43CD9667" w14:textId="77777777" w:rsidR="00364465" w:rsidRPr="00364465" w:rsidRDefault="00364465" w:rsidP="003A5B7F">
      <w:pPr>
        <w:pStyle w:val="a8"/>
        <w:numPr>
          <w:ilvl w:val="1"/>
          <w:numId w:val="5"/>
        </w:numPr>
        <w:spacing w:line="360" w:lineRule="auto"/>
        <w:ind w:firstLineChars="0"/>
        <w:rPr>
          <w:lang w:eastAsia="zh-CN"/>
        </w:rPr>
      </w:pPr>
      <w:r w:rsidRPr="00364465">
        <w:rPr>
          <w:rFonts w:hint="eastAsia"/>
          <w:lang w:eastAsia="zh-CN"/>
        </w:rPr>
        <w:t>struct ext2_group_desc;</w:t>
      </w:r>
      <w:r w:rsidRPr="00364465">
        <w:rPr>
          <w:rFonts w:hint="eastAsia"/>
          <w:lang w:eastAsia="zh-CN"/>
        </w:rPr>
        <w:tab/>
        <w:t xml:space="preserve"> /*</w:t>
      </w:r>
      <w:r w:rsidRPr="00364465">
        <w:rPr>
          <w:rFonts w:hint="eastAsia"/>
          <w:lang w:eastAsia="zh-CN"/>
        </w:rPr>
        <w:t>组描述符</w:t>
      </w:r>
      <w:r w:rsidRPr="00364465">
        <w:rPr>
          <w:rFonts w:hint="eastAsia"/>
          <w:lang w:eastAsia="zh-CN"/>
        </w:rPr>
        <w:t>*/</w:t>
      </w:r>
      <w:r w:rsidRPr="00364465">
        <w:rPr>
          <w:lang w:eastAsia="zh-CN"/>
        </w:rPr>
        <w:t xml:space="preserve"> </w:t>
      </w:r>
    </w:p>
    <w:p w14:paraId="4806DB4E" w14:textId="6C38ED7C" w:rsidR="008350F0" w:rsidRDefault="008350F0" w:rsidP="003A5B7F">
      <w:pPr>
        <w:pStyle w:val="4"/>
        <w:spacing w:line="360" w:lineRule="auto"/>
        <w:rPr>
          <w:b w:val="0"/>
          <w:bCs w:val="0"/>
          <w:sz w:val="30"/>
          <w:szCs w:val="30"/>
          <w:lang w:eastAsia="zh-CN"/>
        </w:rPr>
      </w:pPr>
      <w:bookmarkStart w:id="57" w:name="_Toc121399458"/>
      <w:r>
        <w:rPr>
          <w:b w:val="0"/>
          <w:bCs w:val="0"/>
          <w:sz w:val="30"/>
          <w:szCs w:val="30"/>
          <w:lang w:eastAsia="zh-CN"/>
        </w:rPr>
        <w:lastRenderedPageBreak/>
        <w:t>3</w:t>
      </w:r>
      <w:r w:rsidRPr="003F0433">
        <w:rPr>
          <w:b w:val="0"/>
          <w:bCs w:val="0"/>
          <w:sz w:val="30"/>
          <w:szCs w:val="30"/>
          <w:lang w:eastAsia="zh-CN"/>
        </w:rPr>
        <w:t>.</w:t>
      </w:r>
      <w:r>
        <w:rPr>
          <w:b w:val="0"/>
          <w:bCs w:val="0"/>
          <w:sz w:val="30"/>
          <w:szCs w:val="30"/>
          <w:lang w:eastAsia="zh-CN"/>
        </w:rPr>
        <w:t>4</w:t>
      </w:r>
      <w:r w:rsidRPr="003F0433">
        <w:rPr>
          <w:b w:val="0"/>
          <w:bCs w:val="0"/>
          <w:sz w:val="30"/>
          <w:szCs w:val="30"/>
          <w:lang w:eastAsia="zh-CN"/>
        </w:rPr>
        <w:t xml:space="preserve"> </w:t>
      </w:r>
      <w:r w:rsidRPr="003F0433">
        <w:rPr>
          <w:rFonts w:hint="eastAsia"/>
          <w:b w:val="0"/>
          <w:bCs w:val="0"/>
          <w:sz w:val="30"/>
          <w:szCs w:val="30"/>
          <w:lang w:eastAsia="zh-CN"/>
        </w:rPr>
        <w:t>实验</w:t>
      </w:r>
      <w:r>
        <w:rPr>
          <w:rFonts w:hint="eastAsia"/>
          <w:b w:val="0"/>
          <w:bCs w:val="0"/>
          <w:sz w:val="30"/>
          <w:szCs w:val="30"/>
          <w:lang w:eastAsia="zh-CN"/>
        </w:rPr>
        <w:t>步骤</w:t>
      </w:r>
      <w:bookmarkEnd w:id="57"/>
    </w:p>
    <w:p w14:paraId="5EFB99CB" w14:textId="418B6BB5" w:rsidR="00364465" w:rsidRPr="00364465" w:rsidRDefault="00364465" w:rsidP="003A5B7F">
      <w:pPr>
        <w:pStyle w:val="a7"/>
        <w:spacing w:line="360" w:lineRule="auto"/>
      </w:pPr>
      <w:r w:rsidRPr="002D5D48">
        <w:rPr>
          <w:rFonts w:asciiTheme="minorEastAsia" w:eastAsiaTheme="minorEastAsia" w:hAnsiTheme="minorEastAsia" w:cstheme="minorBidi" w:hint="eastAsia"/>
          <w:sz w:val="21"/>
          <w:szCs w:val="21"/>
        </w:rPr>
        <w:t>以下是自己制作文件系统的具体实现</w:t>
      </w:r>
      <w:r>
        <w:rPr>
          <w:rFonts w:hint="eastAsia"/>
        </w:rPr>
        <w:t>：</w:t>
      </w:r>
    </w:p>
    <w:p w14:paraId="08680D38" w14:textId="60FC5DD7" w:rsidR="00364465" w:rsidRPr="00364465" w:rsidRDefault="00364465" w:rsidP="003A5B7F">
      <w:pPr>
        <w:pStyle w:val="5"/>
        <w:spacing w:line="360" w:lineRule="auto"/>
        <w:rPr>
          <w:b w:val="0"/>
          <w:bCs w:val="0"/>
          <w:lang w:eastAsia="zh-CN"/>
        </w:rPr>
      </w:pPr>
      <w:bookmarkStart w:id="58" w:name="_Toc121399459"/>
      <w:r>
        <w:rPr>
          <w:b w:val="0"/>
          <w:bCs w:val="0"/>
          <w:lang w:eastAsia="zh-CN"/>
        </w:rPr>
        <w:t xml:space="preserve">3.4.1 </w:t>
      </w:r>
      <w:r w:rsidRPr="00364465">
        <w:rPr>
          <w:b w:val="0"/>
          <w:bCs w:val="0"/>
          <w:lang w:eastAsia="zh-CN"/>
        </w:rPr>
        <w:t>EXT2</w:t>
      </w:r>
      <w:r w:rsidRPr="00364465">
        <w:rPr>
          <w:b w:val="0"/>
          <w:bCs w:val="0"/>
          <w:lang w:eastAsia="zh-CN"/>
        </w:rPr>
        <w:t>文件系统结构</w:t>
      </w:r>
      <w:bookmarkEnd w:id="58"/>
    </w:p>
    <w:p w14:paraId="621FA1BC" w14:textId="77777777" w:rsidR="00364465" w:rsidRPr="002D5D48" w:rsidRDefault="0036446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组描述符：</w:t>
      </w:r>
    </w:p>
    <w:p w14:paraId="51F0228F"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struct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FCB6B"/>
          <w:sz w:val="21"/>
          <w:szCs w:val="21"/>
          <w:lang w:eastAsia="zh-CN"/>
        </w:rPr>
        <w:t>ext2_group_desc</w:t>
      </w:r>
      <w:r w:rsidRPr="00364465">
        <w:rPr>
          <w:rFonts w:ascii="Consolas" w:eastAsia="宋体" w:hAnsi="Consolas" w:cs="宋体"/>
          <w:color w:val="A6ACCD"/>
          <w:sz w:val="21"/>
          <w:szCs w:val="21"/>
          <w:lang w:eastAsia="zh-CN"/>
        </w:rPr>
        <w:t xml:space="preserve"> </w:t>
      </w:r>
      <w:r w:rsidRPr="00364465">
        <w:rPr>
          <w:rFonts w:ascii="Consolas" w:eastAsia="宋体" w:hAnsi="Consolas" w:cs="宋体"/>
          <w:i/>
          <w:iCs/>
          <w:color w:val="676E95"/>
          <w:sz w:val="21"/>
          <w:szCs w:val="21"/>
          <w:lang w:eastAsia="zh-CN"/>
        </w:rPr>
        <w:t>//</w:t>
      </w:r>
      <w:r w:rsidRPr="00364465">
        <w:rPr>
          <w:rFonts w:ascii="Consolas" w:eastAsia="宋体" w:hAnsi="Consolas" w:cs="宋体"/>
          <w:i/>
          <w:iCs/>
          <w:color w:val="676E95"/>
          <w:sz w:val="21"/>
          <w:szCs w:val="21"/>
          <w:lang w:eastAsia="zh-CN"/>
        </w:rPr>
        <w:t>组描述符</w:t>
      </w:r>
      <w:r w:rsidRPr="00364465">
        <w:rPr>
          <w:rFonts w:ascii="Consolas" w:eastAsia="宋体" w:hAnsi="Consolas" w:cs="宋体"/>
          <w:i/>
          <w:iCs/>
          <w:color w:val="676E95"/>
          <w:sz w:val="21"/>
          <w:szCs w:val="21"/>
          <w:lang w:eastAsia="zh-CN"/>
        </w:rPr>
        <w:t xml:space="preserve"> 80 </w:t>
      </w:r>
      <w:r w:rsidRPr="00364465">
        <w:rPr>
          <w:rFonts w:ascii="Consolas" w:eastAsia="宋体" w:hAnsi="Consolas" w:cs="宋体"/>
          <w:i/>
          <w:iCs/>
          <w:color w:val="676E95"/>
          <w:sz w:val="21"/>
          <w:szCs w:val="21"/>
          <w:lang w:eastAsia="zh-CN"/>
        </w:rPr>
        <w:t>字节</w:t>
      </w:r>
    </w:p>
    <w:p w14:paraId="046AB63F"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89DDFF"/>
          <w:sz w:val="21"/>
          <w:szCs w:val="21"/>
          <w:lang w:eastAsia="zh-CN"/>
        </w:rPr>
        <w:t>{</w:t>
      </w:r>
    </w:p>
    <w:p w14:paraId="0CDE50C1"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F07178"/>
          <w:sz w:val="21"/>
          <w:szCs w:val="21"/>
          <w:lang w:eastAsia="zh-CN"/>
        </w:rPr>
        <w:t>bg_volume_name</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color w:val="F78C6C"/>
          <w:sz w:val="21"/>
          <w:szCs w:val="21"/>
          <w:lang w:eastAsia="zh-CN"/>
        </w:rPr>
        <w:t>16</w:t>
      </w:r>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卷名</w:t>
      </w:r>
    </w:p>
    <w:p w14:paraId="47CCA2A0"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bg_block_bitmap</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保存块位图的块号</w:t>
      </w:r>
    </w:p>
    <w:p w14:paraId="1087BBE7"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bg_inode_bitmap</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保存索引结点位图的块号</w:t>
      </w:r>
    </w:p>
    <w:p w14:paraId="42405659"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bg_inode_table</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索引结点表的起始块号</w:t>
      </w:r>
    </w:p>
    <w:p w14:paraId="393D6E79"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bg_free_blocks_count</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本组空闲块的个数</w:t>
      </w:r>
    </w:p>
    <w:p w14:paraId="04C3DF25"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bg_free_inodes_count</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本组空闲索引结点的个数</w:t>
      </w:r>
    </w:p>
    <w:p w14:paraId="695430FB"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bg_used_dirs_count</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本组目录的个数</w:t>
      </w:r>
    </w:p>
    <w:p w14:paraId="5DE80345"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F07178"/>
          <w:sz w:val="21"/>
          <w:szCs w:val="21"/>
          <w:lang w:eastAsia="zh-CN"/>
        </w:rPr>
        <w:t>psw</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78C6C"/>
          <w:sz w:val="21"/>
          <w:szCs w:val="21"/>
          <w:lang w:eastAsia="zh-CN"/>
        </w:rPr>
        <w:t>16</w:t>
      </w:r>
      <w:r w:rsidRPr="00364465">
        <w:rPr>
          <w:rFonts w:ascii="Consolas" w:eastAsia="宋体" w:hAnsi="Consolas" w:cs="宋体"/>
          <w:color w:val="89DDFF"/>
          <w:sz w:val="21"/>
          <w:szCs w:val="21"/>
          <w:lang w:eastAsia="zh-CN"/>
        </w:rPr>
        <w:t>];</w:t>
      </w:r>
    </w:p>
    <w:p w14:paraId="28D25219"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F07178"/>
          <w:sz w:val="21"/>
          <w:szCs w:val="21"/>
          <w:lang w:eastAsia="zh-CN"/>
        </w:rPr>
        <w:t>bg_pad</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color w:val="F78C6C"/>
          <w:sz w:val="21"/>
          <w:szCs w:val="21"/>
          <w:lang w:eastAsia="zh-CN"/>
        </w:rPr>
        <w:t>24</w:t>
      </w:r>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填充</w:t>
      </w:r>
      <w:r w:rsidRPr="00364465">
        <w:rPr>
          <w:rFonts w:ascii="Consolas" w:eastAsia="宋体" w:hAnsi="Consolas" w:cs="宋体"/>
          <w:i/>
          <w:iCs/>
          <w:color w:val="676E95"/>
          <w:sz w:val="21"/>
          <w:szCs w:val="21"/>
          <w:lang w:eastAsia="zh-CN"/>
        </w:rPr>
        <w:t>(0xff)</w:t>
      </w:r>
    </w:p>
    <w:p w14:paraId="27A44F5E"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89DDFF"/>
          <w:sz w:val="21"/>
          <w:szCs w:val="21"/>
          <w:lang w:eastAsia="zh-CN"/>
        </w:rPr>
        <w:t>};</w:t>
      </w:r>
    </w:p>
    <w:p w14:paraId="5D623D4B" w14:textId="77777777" w:rsidR="00364465" w:rsidRPr="002D5D48" w:rsidRDefault="0036446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索引节点：</w:t>
      </w:r>
    </w:p>
    <w:p w14:paraId="18F7E265"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struct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i/>
          <w:iCs/>
          <w:color w:val="676E95"/>
          <w:sz w:val="21"/>
          <w:szCs w:val="21"/>
          <w:lang w:eastAsia="zh-CN"/>
        </w:rPr>
        <w:t>//</w:t>
      </w:r>
      <w:r w:rsidRPr="00364465">
        <w:rPr>
          <w:rFonts w:ascii="Consolas" w:eastAsia="宋体" w:hAnsi="Consolas" w:cs="宋体"/>
          <w:i/>
          <w:iCs/>
          <w:color w:val="676E95"/>
          <w:sz w:val="21"/>
          <w:szCs w:val="21"/>
          <w:lang w:eastAsia="zh-CN"/>
        </w:rPr>
        <w:t>索引节点</w:t>
      </w:r>
      <w:r w:rsidRPr="00364465">
        <w:rPr>
          <w:rFonts w:ascii="Consolas" w:eastAsia="宋体" w:hAnsi="Consolas" w:cs="宋体"/>
          <w:i/>
          <w:iCs/>
          <w:color w:val="676E95"/>
          <w:sz w:val="21"/>
          <w:szCs w:val="21"/>
          <w:lang w:eastAsia="zh-CN"/>
        </w:rPr>
        <w:t xml:space="preserve"> 64 </w:t>
      </w:r>
      <w:r w:rsidRPr="00364465">
        <w:rPr>
          <w:rFonts w:ascii="Consolas" w:eastAsia="宋体" w:hAnsi="Consolas" w:cs="宋体"/>
          <w:i/>
          <w:iCs/>
          <w:color w:val="676E95"/>
          <w:sz w:val="21"/>
          <w:szCs w:val="21"/>
          <w:lang w:eastAsia="zh-CN"/>
        </w:rPr>
        <w:t>字节</w:t>
      </w:r>
    </w:p>
    <w:p w14:paraId="78B4FF4D"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89DDFF"/>
          <w:sz w:val="21"/>
          <w:szCs w:val="21"/>
          <w:lang w:eastAsia="zh-CN"/>
        </w:rPr>
        <w:t>{</w:t>
      </w:r>
    </w:p>
    <w:p w14:paraId="52B3192B"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i_mode</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文件类型及访问权限</w:t>
      </w:r>
      <w:r w:rsidRPr="00364465">
        <w:rPr>
          <w:rFonts w:ascii="Consolas" w:eastAsia="宋体" w:hAnsi="Consolas" w:cs="宋体"/>
          <w:i/>
          <w:iCs/>
          <w:color w:val="676E95"/>
          <w:sz w:val="21"/>
          <w:szCs w:val="21"/>
          <w:lang w:eastAsia="zh-CN"/>
        </w:rPr>
        <w:t xml:space="preserve">                4</w:t>
      </w:r>
    </w:p>
    <w:p w14:paraId="3BD96B8D"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i_blocks</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文件的数据块个数</w:t>
      </w:r>
      <w:r w:rsidRPr="00364465">
        <w:rPr>
          <w:rFonts w:ascii="Consolas" w:eastAsia="宋体" w:hAnsi="Consolas" w:cs="宋体"/>
          <w:i/>
          <w:iCs/>
          <w:color w:val="676E95"/>
          <w:sz w:val="21"/>
          <w:szCs w:val="21"/>
          <w:lang w:eastAsia="zh-CN"/>
        </w:rPr>
        <w:t xml:space="preserve">            </w:t>
      </w:r>
    </w:p>
    <w:p w14:paraId="1EFFCD67"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i_size</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大小</w:t>
      </w:r>
      <w:r w:rsidRPr="00364465">
        <w:rPr>
          <w:rFonts w:ascii="Consolas" w:eastAsia="宋体" w:hAnsi="Consolas" w:cs="宋体"/>
          <w:i/>
          <w:iCs/>
          <w:color w:val="676E95"/>
          <w:sz w:val="21"/>
          <w:szCs w:val="21"/>
          <w:lang w:eastAsia="zh-CN"/>
        </w:rPr>
        <w:t>(</w:t>
      </w:r>
      <w:r w:rsidRPr="00364465">
        <w:rPr>
          <w:rFonts w:ascii="Consolas" w:eastAsia="宋体" w:hAnsi="Consolas" w:cs="宋体"/>
          <w:i/>
          <w:iCs/>
          <w:color w:val="676E95"/>
          <w:sz w:val="21"/>
          <w:szCs w:val="21"/>
          <w:lang w:eastAsia="zh-CN"/>
        </w:rPr>
        <w:t>字节</w:t>
      </w:r>
      <w:r w:rsidRPr="00364465">
        <w:rPr>
          <w:rFonts w:ascii="Consolas" w:eastAsia="宋体" w:hAnsi="Consolas" w:cs="宋体"/>
          <w:i/>
          <w:iCs/>
          <w:color w:val="676E95"/>
          <w:sz w:val="21"/>
          <w:szCs w:val="21"/>
          <w:lang w:eastAsia="zh-CN"/>
        </w:rPr>
        <w:t xml:space="preserve">) </w:t>
      </w:r>
    </w:p>
    <w:p w14:paraId="56779F57"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fd</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p>
    <w:p w14:paraId="4628ABEA"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C792EA"/>
          <w:sz w:val="21"/>
          <w:szCs w:val="21"/>
          <w:lang w:eastAsia="zh-CN"/>
        </w:rPr>
        <w:t>time_t</w:t>
      </w:r>
      <w:proofErr w:type="spellEnd"/>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i_atime</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访问时间</w:t>
      </w:r>
      <w:r w:rsidRPr="00364465">
        <w:rPr>
          <w:rFonts w:ascii="Consolas" w:eastAsia="宋体" w:hAnsi="Consolas" w:cs="宋体"/>
          <w:i/>
          <w:iCs/>
          <w:color w:val="676E95"/>
          <w:sz w:val="21"/>
          <w:szCs w:val="21"/>
          <w:lang w:eastAsia="zh-CN"/>
        </w:rPr>
        <w:t xml:space="preserve">                        8</w:t>
      </w:r>
    </w:p>
    <w:p w14:paraId="21580BA6"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C792EA"/>
          <w:sz w:val="21"/>
          <w:szCs w:val="21"/>
          <w:lang w:eastAsia="zh-CN"/>
        </w:rPr>
        <w:t>time_t</w:t>
      </w:r>
      <w:proofErr w:type="spellEnd"/>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i_ctime</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创建时间</w:t>
      </w:r>
      <w:r w:rsidRPr="00364465">
        <w:rPr>
          <w:rFonts w:ascii="Consolas" w:eastAsia="宋体" w:hAnsi="Consolas" w:cs="宋体"/>
          <w:i/>
          <w:iCs/>
          <w:color w:val="676E95"/>
          <w:sz w:val="21"/>
          <w:szCs w:val="21"/>
          <w:lang w:eastAsia="zh-CN"/>
        </w:rPr>
        <w:t xml:space="preserve">                       </w:t>
      </w:r>
    </w:p>
    <w:p w14:paraId="49C39866"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C792EA"/>
          <w:sz w:val="21"/>
          <w:szCs w:val="21"/>
          <w:lang w:eastAsia="zh-CN"/>
        </w:rPr>
        <w:t>time_t</w:t>
      </w:r>
      <w:proofErr w:type="spellEnd"/>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i_mtime</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修改时间</w:t>
      </w:r>
    </w:p>
    <w:p w14:paraId="6FBA6AA0"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C792EA"/>
          <w:sz w:val="21"/>
          <w:szCs w:val="21"/>
          <w:lang w:eastAsia="zh-CN"/>
        </w:rPr>
        <w:t>time_t</w:t>
      </w:r>
      <w:proofErr w:type="spellEnd"/>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i_dtime</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删除时间</w:t>
      </w:r>
    </w:p>
    <w:p w14:paraId="5D9979B4"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short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F07178"/>
          <w:sz w:val="21"/>
          <w:szCs w:val="21"/>
          <w:lang w:eastAsia="zh-CN"/>
        </w:rPr>
        <w:t>i_block</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color w:val="F78C6C"/>
          <w:sz w:val="21"/>
          <w:szCs w:val="21"/>
          <w:lang w:eastAsia="zh-CN"/>
        </w:rPr>
        <w:t>8</w:t>
      </w:r>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指向数据块的指针</w:t>
      </w:r>
      <w:r w:rsidRPr="00364465">
        <w:rPr>
          <w:rFonts w:ascii="Consolas" w:eastAsia="宋体" w:hAnsi="Consolas" w:cs="宋体"/>
          <w:i/>
          <w:iCs/>
          <w:color w:val="676E95"/>
          <w:sz w:val="21"/>
          <w:szCs w:val="21"/>
          <w:lang w:eastAsia="zh-CN"/>
        </w:rPr>
        <w:t xml:space="preserve">                                </w:t>
      </w:r>
    </w:p>
    <w:p w14:paraId="63DED8B6"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89DDFF"/>
          <w:sz w:val="21"/>
          <w:szCs w:val="21"/>
          <w:lang w:eastAsia="zh-CN"/>
        </w:rPr>
        <w:t>};</w:t>
      </w:r>
    </w:p>
    <w:p w14:paraId="062F6D61" w14:textId="77777777" w:rsidR="00364465" w:rsidRPr="002D5D48" w:rsidRDefault="0036446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lastRenderedPageBreak/>
        <w:t>目录体：</w:t>
      </w:r>
    </w:p>
    <w:p w14:paraId="46FF27B9"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struct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FCB6B"/>
          <w:sz w:val="21"/>
          <w:szCs w:val="21"/>
          <w:lang w:eastAsia="zh-CN"/>
        </w:rPr>
        <w:t>ext2_dir_entry</w:t>
      </w:r>
      <w:r w:rsidRPr="00364465">
        <w:rPr>
          <w:rFonts w:ascii="Consolas" w:eastAsia="宋体" w:hAnsi="Consolas" w:cs="宋体"/>
          <w:color w:val="A6ACCD"/>
          <w:sz w:val="21"/>
          <w:szCs w:val="21"/>
          <w:lang w:eastAsia="zh-CN"/>
        </w:rPr>
        <w:t xml:space="preserve"> </w:t>
      </w:r>
      <w:r w:rsidRPr="00364465">
        <w:rPr>
          <w:rFonts w:ascii="Consolas" w:eastAsia="宋体" w:hAnsi="Consolas" w:cs="宋体"/>
          <w:i/>
          <w:iCs/>
          <w:color w:val="676E95"/>
          <w:sz w:val="21"/>
          <w:szCs w:val="21"/>
          <w:lang w:eastAsia="zh-CN"/>
        </w:rPr>
        <w:t>//</w:t>
      </w:r>
      <w:r w:rsidRPr="00364465">
        <w:rPr>
          <w:rFonts w:ascii="Consolas" w:eastAsia="宋体" w:hAnsi="Consolas" w:cs="宋体"/>
          <w:i/>
          <w:iCs/>
          <w:color w:val="676E95"/>
          <w:sz w:val="21"/>
          <w:szCs w:val="21"/>
          <w:lang w:eastAsia="zh-CN"/>
        </w:rPr>
        <w:t>目录体</w:t>
      </w:r>
      <w:r w:rsidRPr="00364465">
        <w:rPr>
          <w:rFonts w:ascii="Consolas" w:eastAsia="宋体" w:hAnsi="Consolas" w:cs="宋体"/>
          <w:i/>
          <w:iCs/>
          <w:color w:val="676E95"/>
          <w:sz w:val="21"/>
          <w:szCs w:val="21"/>
          <w:lang w:eastAsia="zh-CN"/>
        </w:rPr>
        <w:t xml:space="preserve"> 32 </w:t>
      </w:r>
      <w:r w:rsidRPr="00364465">
        <w:rPr>
          <w:rFonts w:ascii="Consolas" w:eastAsia="宋体" w:hAnsi="Consolas" w:cs="宋体"/>
          <w:i/>
          <w:iCs/>
          <w:color w:val="676E95"/>
          <w:sz w:val="21"/>
          <w:szCs w:val="21"/>
          <w:lang w:eastAsia="zh-CN"/>
        </w:rPr>
        <w:t>字节</w:t>
      </w:r>
    </w:p>
    <w:p w14:paraId="45A3B49B"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89DDFF"/>
          <w:sz w:val="21"/>
          <w:szCs w:val="21"/>
          <w:lang w:eastAsia="zh-CN"/>
        </w:rPr>
        <w:t>{</w:t>
      </w:r>
    </w:p>
    <w:p w14:paraId="34547454"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inode</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索引节点号</w:t>
      </w:r>
    </w:p>
    <w:p w14:paraId="26FF8213"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rec_len</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目录项长度</w:t>
      </w:r>
    </w:p>
    <w:p w14:paraId="332DD849"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name_len</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文件名长度</w:t>
      </w:r>
    </w:p>
    <w:p w14:paraId="00CF4A01"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file_type</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文件类型</w:t>
      </w:r>
      <w:r w:rsidRPr="00364465">
        <w:rPr>
          <w:rFonts w:ascii="Consolas" w:eastAsia="宋体" w:hAnsi="Consolas" w:cs="宋体"/>
          <w:i/>
          <w:iCs/>
          <w:color w:val="676E95"/>
          <w:sz w:val="21"/>
          <w:szCs w:val="21"/>
          <w:lang w:eastAsia="zh-CN"/>
        </w:rPr>
        <w:t>(1:</w:t>
      </w:r>
      <w:r w:rsidRPr="00364465">
        <w:rPr>
          <w:rFonts w:ascii="Consolas" w:eastAsia="宋体" w:hAnsi="Consolas" w:cs="宋体"/>
          <w:i/>
          <w:iCs/>
          <w:color w:val="676E95"/>
          <w:sz w:val="21"/>
          <w:szCs w:val="21"/>
          <w:lang w:eastAsia="zh-CN"/>
        </w:rPr>
        <w:t>普通文件，</w:t>
      </w:r>
      <w:r w:rsidRPr="00364465">
        <w:rPr>
          <w:rFonts w:ascii="Consolas" w:eastAsia="宋体" w:hAnsi="Consolas" w:cs="宋体"/>
          <w:i/>
          <w:iCs/>
          <w:color w:val="676E95"/>
          <w:sz w:val="21"/>
          <w:szCs w:val="21"/>
          <w:lang w:eastAsia="zh-CN"/>
        </w:rPr>
        <w:t>2:</w:t>
      </w:r>
      <w:r w:rsidRPr="00364465">
        <w:rPr>
          <w:rFonts w:ascii="Consolas" w:eastAsia="宋体" w:hAnsi="Consolas" w:cs="宋体"/>
          <w:i/>
          <w:iCs/>
          <w:color w:val="676E95"/>
          <w:sz w:val="21"/>
          <w:szCs w:val="21"/>
          <w:lang w:eastAsia="zh-CN"/>
        </w:rPr>
        <w:t>目录</w:t>
      </w:r>
      <w:r w:rsidRPr="00364465">
        <w:rPr>
          <w:rFonts w:ascii="Consolas" w:eastAsia="宋体" w:hAnsi="Consolas" w:cs="宋体"/>
          <w:i/>
          <w:iCs/>
          <w:color w:val="676E95"/>
          <w:sz w:val="21"/>
          <w:szCs w:val="21"/>
          <w:lang w:eastAsia="zh-CN"/>
        </w:rPr>
        <w:t>…)</w:t>
      </w:r>
    </w:p>
    <w:p w14:paraId="2B56C7E7"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07178"/>
          <w:sz w:val="21"/>
          <w:szCs w:val="21"/>
          <w:lang w:eastAsia="zh-CN"/>
        </w:rPr>
        <w:t>name</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EXT2_NAME_LEN</w:t>
      </w:r>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文件名</w:t>
      </w:r>
    </w:p>
    <w:p w14:paraId="3B3FC3F5"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authority</w:t>
      </w:r>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权限</w:t>
      </w:r>
      <w:r w:rsidRPr="00364465">
        <w:rPr>
          <w:rFonts w:ascii="Consolas" w:eastAsia="宋体" w:hAnsi="Consolas" w:cs="宋体"/>
          <w:i/>
          <w:iCs/>
          <w:color w:val="676E95"/>
          <w:sz w:val="21"/>
          <w:szCs w:val="21"/>
          <w:lang w:eastAsia="zh-CN"/>
        </w:rPr>
        <w:t xml:space="preserve"> 0</w:t>
      </w:r>
      <w:r w:rsidRPr="00364465">
        <w:rPr>
          <w:rFonts w:ascii="Consolas" w:eastAsia="宋体" w:hAnsi="Consolas" w:cs="宋体"/>
          <w:i/>
          <w:iCs/>
          <w:color w:val="676E95"/>
          <w:sz w:val="21"/>
          <w:szCs w:val="21"/>
          <w:lang w:eastAsia="zh-CN"/>
        </w:rPr>
        <w:t>代表读写</w:t>
      </w:r>
      <w:r w:rsidRPr="00364465">
        <w:rPr>
          <w:rFonts w:ascii="Consolas" w:eastAsia="宋体" w:hAnsi="Consolas" w:cs="宋体"/>
          <w:i/>
          <w:iCs/>
          <w:color w:val="676E95"/>
          <w:sz w:val="21"/>
          <w:szCs w:val="21"/>
          <w:lang w:eastAsia="zh-CN"/>
        </w:rPr>
        <w:t xml:space="preserve"> 1</w:t>
      </w:r>
      <w:r w:rsidRPr="00364465">
        <w:rPr>
          <w:rFonts w:ascii="Consolas" w:eastAsia="宋体" w:hAnsi="Consolas" w:cs="宋体"/>
          <w:i/>
          <w:iCs/>
          <w:color w:val="676E95"/>
          <w:sz w:val="21"/>
          <w:szCs w:val="21"/>
          <w:lang w:eastAsia="zh-CN"/>
        </w:rPr>
        <w:t>代表只读</w:t>
      </w:r>
      <w:r w:rsidRPr="00364465">
        <w:rPr>
          <w:rFonts w:ascii="Consolas" w:eastAsia="宋体" w:hAnsi="Consolas" w:cs="宋体"/>
          <w:i/>
          <w:iCs/>
          <w:color w:val="676E95"/>
          <w:sz w:val="21"/>
          <w:szCs w:val="21"/>
          <w:lang w:eastAsia="zh-CN"/>
        </w:rPr>
        <w:t xml:space="preserve"> 2</w:t>
      </w:r>
      <w:r w:rsidRPr="00364465">
        <w:rPr>
          <w:rFonts w:ascii="Consolas" w:eastAsia="宋体" w:hAnsi="Consolas" w:cs="宋体"/>
          <w:i/>
          <w:iCs/>
          <w:color w:val="676E95"/>
          <w:sz w:val="21"/>
          <w:szCs w:val="21"/>
          <w:lang w:eastAsia="zh-CN"/>
        </w:rPr>
        <w:t>代表只写</w:t>
      </w:r>
    </w:p>
    <w:p w14:paraId="184D6795"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89DDFF"/>
          <w:sz w:val="21"/>
          <w:szCs w:val="21"/>
          <w:lang w:eastAsia="zh-CN"/>
        </w:rPr>
        <w:t>};</w:t>
      </w:r>
    </w:p>
    <w:p w14:paraId="286CBC1A" w14:textId="77777777" w:rsidR="00364465" w:rsidRPr="002D5D48" w:rsidRDefault="0036446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文件系统维护的全局变量:</w:t>
      </w:r>
    </w:p>
    <w:p w14:paraId="03EE030D"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extern</w:t>
      </w:r>
      <w:r w:rsidRPr="00364465">
        <w:rPr>
          <w:rFonts w:ascii="Consolas" w:eastAsia="宋体" w:hAnsi="Consolas" w:cs="宋体"/>
          <w:color w:val="A6ACCD"/>
          <w:sz w:val="21"/>
          <w:szCs w:val="21"/>
          <w:lang w:eastAsia="zh-CN"/>
        </w:rPr>
        <w:t xml:space="preserve"> ext2_group_desc </w:t>
      </w:r>
      <w:proofErr w:type="spellStart"/>
      <w:r w:rsidRPr="00364465">
        <w:rPr>
          <w:rFonts w:ascii="Consolas" w:eastAsia="宋体" w:hAnsi="Consolas" w:cs="宋体"/>
          <w:color w:val="A6ACCD"/>
          <w:sz w:val="21"/>
          <w:szCs w:val="21"/>
          <w:lang w:eastAsia="zh-CN"/>
        </w:rPr>
        <w:t>group_desc</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组描述符</w:t>
      </w:r>
    </w:p>
    <w:p w14:paraId="5CF7ABBD"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extern</w:t>
      </w:r>
      <w:r w:rsidRPr="00364465">
        <w:rPr>
          <w:rFonts w:ascii="Consolas" w:eastAsia="宋体" w:hAnsi="Consolas" w:cs="宋体"/>
          <w:color w:val="A6ACCD"/>
          <w:sz w:val="21"/>
          <w:szCs w:val="21"/>
          <w:lang w:eastAsia="zh-CN"/>
        </w:rPr>
        <w:t xml:space="preserve"> ext2_inode </w:t>
      </w:r>
      <w:proofErr w:type="spellStart"/>
      <w:r w:rsidRPr="00364465">
        <w:rPr>
          <w:rFonts w:ascii="Consolas" w:eastAsia="宋体" w:hAnsi="Consolas" w:cs="宋体"/>
          <w:color w:val="A6ACCD"/>
          <w:sz w:val="21"/>
          <w:szCs w:val="21"/>
          <w:lang w:eastAsia="zh-CN"/>
        </w:rPr>
        <w:t>inode</w:t>
      </w:r>
      <w:proofErr w:type="spellEnd"/>
      <w:r w:rsidRPr="00364465">
        <w:rPr>
          <w:rFonts w:ascii="Consolas" w:eastAsia="宋体" w:hAnsi="Consolas" w:cs="宋体"/>
          <w:color w:val="89DDFF"/>
          <w:sz w:val="21"/>
          <w:szCs w:val="21"/>
          <w:lang w:eastAsia="zh-CN"/>
        </w:rPr>
        <w:t>;</w:t>
      </w:r>
    </w:p>
    <w:p w14:paraId="24845D56"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extern</w:t>
      </w:r>
      <w:r w:rsidRPr="00364465">
        <w:rPr>
          <w:rFonts w:ascii="Consolas" w:eastAsia="宋体" w:hAnsi="Consolas" w:cs="宋体"/>
          <w:color w:val="A6ACCD"/>
          <w:sz w:val="21"/>
          <w:szCs w:val="21"/>
          <w:lang w:eastAsia="zh-CN"/>
        </w:rPr>
        <w:t xml:space="preserve"> ext2_dir_entry </w:t>
      </w:r>
      <w:proofErr w:type="spellStart"/>
      <w:r w:rsidRPr="00364465">
        <w:rPr>
          <w:rFonts w:ascii="Consolas" w:eastAsia="宋体" w:hAnsi="Consolas" w:cs="宋体"/>
          <w:color w:val="A6ACCD"/>
          <w:sz w:val="21"/>
          <w:szCs w:val="21"/>
          <w:lang w:eastAsia="zh-CN"/>
        </w:rPr>
        <w:t>dir</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目录体</w:t>
      </w:r>
    </w:p>
    <w:p w14:paraId="04FD6065"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extern</w:t>
      </w:r>
      <w:r w:rsidRPr="00364465">
        <w:rPr>
          <w:rFonts w:ascii="Consolas" w:eastAsia="宋体" w:hAnsi="Consolas" w:cs="宋体"/>
          <w:color w:val="A6ACCD"/>
          <w:sz w:val="21"/>
          <w:szCs w:val="21"/>
          <w:lang w:eastAsia="zh-CN"/>
        </w:rPr>
        <w:t xml:space="preserve"> FILE </w:t>
      </w:r>
      <w:r w:rsidRPr="00364465">
        <w:rPr>
          <w:rFonts w:ascii="Consolas" w:eastAsia="宋体" w:hAnsi="Consolas" w:cs="宋体"/>
          <w:color w:val="C792EA"/>
          <w:sz w:val="21"/>
          <w:szCs w:val="21"/>
          <w:lang w:eastAsia="zh-CN"/>
        </w:rPr>
        <w:t>*</w:t>
      </w:r>
      <w:proofErr w:type="gramStart"/>
      <w:r w:rsidRPr="00364465">
        <w:rPr>
          <w:rFonts w:ascii="Consolas" w:eastAsia="宋体" w:hAnsi="Consolas" w:cs="宋体"/>
          <w:color w:val="A6ACCD"/>
          <w:sz w:val="21"/>
          <w:szCs w:val="21"/>
          <w:lang w:eastAsia="zh-CN"/>
        </w:rPr>
        <w:t>f</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proofErr w:type="gramEnd"/>
      <w:r w:rsidRPr="00364465">
        <w:rPr>
          <w:rFonts w:ascii="Consolas" w:eastAsia="宋体" w:hAnsi="Consolas" w:cs="宋体"/>
          <w:color w:val="A6ACCD"/>
          <w:sz w:val="21"/>
          <w:szCs w:val="21"/>
          <w:lang w:eastAsia="zh-CN"/>
        </w:rPr>
        <w:t>   .</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文件指针</w:t>
      </w:r>
      <w:r w:rsidRPr="00364465">
        <w:rPr>
          <w:rFonts w:ascii="Consolas" w:eastAsia="宋体" w:hAnsi="Consolas" w:cs="宋体"/>
          <w:i/>
          <w:iCs/>
          <w:color w:val="676E95"/>
          <w:sz w:val="21"/>
          <w:szCs w:val="21"/>
          <w:lang w:eastAsia="zh-CN"/>
        </w:rPr>
        <w:t>*/</w:t>
      </w:r>
    </w:p>
    <w:p w14:paraId="0767C65B"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extern</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unsigned</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last_allco_inode</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上次分配的索引节点号</w:t>
      </w:r>
    </w:p>
    <w:p w14:paraId="3331455C"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extern</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unsigned</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last_allco_block</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上次分配的数据块号</w:t>
      </w:r>
    </w:p>
    <w:p w14:paraId="043EAC06"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extern</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unsigned</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A6ACCD"/>
          <w:sz w:val="21"/>
          <w:szCs w:val="21"/>
          <w:lang w:eastAsia="zh-CN"/>
        </w:rPr>
        <w:t>fopen_table</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color w:val="F78C6C"/>
          <w:sz w:val="21"/>
          <w:szCs w:val="21"/>
          <w:lang w:eastAsia="zh-CN"/>
        </w:rPr>
        <w:t>16</w:t>
      </w:r>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文件打开表</w:t>
      </w:r>
      <w:r w:rsidRPr="00364465">
        <w:rPr>
          <w:rFonts w:ascii="Consolas" w:eastAsia="宋体" w:hAnsi="Consolas" w:cs="宋体"/>
          <w:i/>
          <w:iCs/>
          <w:color w:val="676E95"/>
          <w:sz w:val="21"/>
          <w:szCs w:val="21"/>
          <w:lang w:eastAsia="zh-CN"/>
        </w:rPr>
        <w:t xml:space="preserve"> </w:t>
      </w:r>
    </w:p>
    <w:p w14:paraId="5C3E5F12" w14:textId="77777777" w:rsidR="00364465" w:rsidRPr="002D5D48" w:rsidRDefault="0036446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文件系统所依赖的所有函数：</w:t>
      </w:r>
    </w:p>
    <w:p w14:paraId="0116B04C"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getch</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89DDFF"/>
          <w:sz w:val="21"/>
          <w:szCs w:val="21"/>
          <w:lang w:eastAsia="zh-CN"/>
        </w:rPr>
        <w:t>);</w:t>
      </w:r>
    </w:p>
    <w:p w14:paraId="5E760E80"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gramStart"/>
      <w:r w:rsidRPr="00364465">
        <w:rPr>
          <w:rFonts w:ascii="Consolas" w:eastAsia="宋体" w:hAnsi="Consolas" w:cs="宋体"/>
          <w:color w:val="82AAFF"/>
          <w:sz w:val="21"/>
          <w:szCs w:val="21"/>
          <w:lang w:eastAsia="zh-CN"/>
        </w:rPr>
        <w:t>format</w:t>
      </w:r>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C792EA"/>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F5370"/>
          <w:sz w:val="21"/>
          <w:szCs w:val="21"/>
          <w:lang w:eastAsia="zh-CN"/>
        </w:rPr>
        <w:t>cu</w:t>
      </w:r>
      <w:r w:rsidRPr="00364465">
        <w:rPr>
          <w:rFonts w:ascii="Consolas" w:eastAsia="宋体" w:hAnsi="Consolas" w:cs="宋体"/>
          <w:color w:val="89DDFF"/>
          <w:sz w:val="21"/>
          <w:szCs w:val="21"/>
          <w:lang w:eastAsia="zh-CN"/>
        </w:rPr>
        <w:t>);</w:t>
      </w:r>
    </w:p>
    <w:p w14:paraId="72173BDC"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82AAFF"/>
          <w:sz w:val="21"/>
          <w:szCs w:val="21"/>
          <w:lang w:eastAsia="zh-CN"/>
        </w:rPr>
        <w:t>init_open_</w:t>
      </w:r>
      <w:proofErr w:type="gramStart"/>
      <w:r w:rsidRPr="00364465">
        <w:rPr>
          <w:rFonts w:ascii="Consolas" w:eastAsia="宋体" w:hAnsi="Consolas" w:cs="宋体"/>
          <w:color w:val="82AAFF"/>
          <w:sz w:val="21"/>
          <w:szCs w:val="21"/>
          <w:lang w:eastAsia="zh-CN"/>
        </w:rPr>
        <w:t>table</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89DDFF"/>
          <w:sz w:val="21"/>
          <w:szCs w:val="21"/>
          <w:lang w:eastAsia="zh-CN"/>
        </w:rPr>
        <w:t>);</w:t>
      </w:r>
    </w:p>
    <w:p w14:paraId="006059CB"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82AAFF"/>
          <w:sz w:val="21"/>
          <w:szCs w:val="21"/>
          <w:lang w:eastAsia="zh-CN"/>
        </w:rPr>
        <w:t>dir_entry_</w:t>
      </w:r>
      <w:proofErr w:type="gramStart"/>
      <w:r w:rsidRPr="00364465">
        <w:rPr>
          <w:rFonts w:ascii="Consolas" w:eastAsia="宋体" w:hAnsi="Consolas" w:cs="宋体"/>
          <w:color w:val="82AAFF"/>
          <w:sz w:val="21"/>
          <w:szCs w:val="21"/>
          <w:lang w:eastAsia="zh-CN"/>
        </w:rPr>
        <w:t>position</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FF5370"/>
          <w:sz w:val="21"/>
          <w:szCs w:val="21"/>
          <w:lang w:eastAsia="zh-CN"/>
        </w:rPr>
        <w:t>dir_entry_begin</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short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FF5370"/>
          <w:sz w:val="21"/>
          <w:szCs w:val="21"/>
          <w:lang w:eastAsia="zh-CN"/>
        </w:rPr>
        <w:t>i_block</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color w:val="F78C6C"/>
          <w:sz w:val="21"/>
          <w:szCs w:val="21"/>
          <w:lang w:eastAsia="zh-CN"/>
        </w:rPr>
        <w:t>8</w:t>
      </w:r>
      <w:r w:rsidRPr="00364465">
        <w:rPr>
          <w:rFonts w:ascii="Consolas" w:eastAsia="宋体" w:hAnsi="Consolas" w:cs="宋体"/>
          <w:color w:val="89DDFF"/>
          <w:sz w:val="21"/>
          <w:szCs w:val="21"/>
          <w:lang w:eastAsia="zh-CN"/>
        </w:rPr>
        <w:t>]);</w:t>
      </w:r>
    </w:p>
    <w:p w14:paraId="0B615F65"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gramStart"/>
      <w:r w:rsidRPr="00364465">
        <w:rPr>
          <w:rFonts w:ascii="Consolas" w:eastAsia="宋体" w:hAnsi="Consolas" w:cs="宋体"/>
          <w:color w:val="82AAFF"/>
          <w:sz w:val="21"/>
          <w:szCs w:val="21"/>
          <w:lang w:eastAsia="zh-CN"/>
        </w:rPr>
        <w:t>Open</w:t>
      </w:r>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current</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name</w:t>
      </w:r>
      <w:r w:rsidRPr="00364465">
        <w:rPr>
          <w:rFonts w:ascii="Consolas" w:eastAsia="宋体" w:hAnsi="Consolas" w:cs="宋体"/>
          <w:color w:val="89DDFF"/>
          <w:sz w:val="21"/>
          <w:szCs w:val="21"/>
          <w:lang w:eastAsia="zh-CN"/>
        </w:rPr>
        <w:t>);</w:t>
      </w:r>
    </w:p>
    <w:p w14:paraId="31956456"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gramStart"/>
      <w:r w:rsidRPr="00364465">
        <w:rPr>
          <w:rFonts w:ascii="Consolas" w:eastAsia="宋体" w:hAnsi="Consolas" w:cs="宋体"/>
          <w:color w:val="82AAFF"/>
          <w:sz w:val="21"/>
          <w:szCs w:val="21"/>
          <w:lang w:eastAsia="zh-CN"/>
        </w:rPr>
        <w:t>Close</w:t>
      </w:r>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current</w:t>
      </w:r>
      <w:r w:rsidRPr="00364465">
        <w:rPr>
          <w:rFonts w:ascii="Consolas" w:eastAsia="宋体" w:hAnsi="Consolas" w:cs="宋体"/>
          <w:color w:val="89DDFF"/>
          <w:sz w:val="21"/>
          <w:szCs w:val="21"/>
          <w:lang w:eastAsia="zh-CN"/>
        </w:rPr>
        <w:t>);</w:t>
      </w:r>
    </w:p>
    <w:p w14:paraId="4B36F366"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gramStart"/>
      <w:r w:rsidRPr="00364465">
        <w:rPr>
          <w:rFonts w:ascii="Consolas" w:eastAsia="宋体" w:hAnsi="Consolas" w:cs="宋体"/>
          <w:color w:val="82AAFF"/>
          <w:sz w:val="21"/>
          <w:szCs w:val="21"/>
          <w:lang w:eastAsia="zh-CN"/>
        </w:rPr>
        <w:t>Read</w:t>
      </w:r>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current</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name</w:t>
      </w:r>
      <w:r w:rsidRPr="00364465">
        <w:rPr>
          <w:rFonts w:ascii="Consolas" w:eastAsia="宋体" w:hAnsi="Consolas" w:cs="宋体"/>
          <w:color w:val="89DDFF"/>
          <w:sz w:val="21"/>
          <w:szCs w:val="21"/>
          <w:lang w:eastAsia="zh-CN"/>
        </w:rPr>
        <w:t>);</w:t>
      </w:r>
    </w:p>
    <w:p w14:paraId="16247B8B"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FindInode</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89DDFF"/>
          <w:sz w:val="21"/>
          <w:szCs w:val="21"/>
          <w:lang w:eastAsia="zh-CN"/>
        </w:rPr>
        <w:t>);</w:t>
      </w:r>
    </w:p>
    <w:p w14:paraId="10A43973"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FindBlock</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89DDFF"/>
          <w:sz w:val="21"/>
          <w:szCs w:val="21"/>
          <w:lang w:eastAsia="zh-CN"/>
        </w:rPr>
        <w:t>);</w:t>
      </w:r>
    </w:p>
    <w:p w14:paraId="073C9BDD"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void</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DelInode</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FF5370"/>
          <w:sz w:val="21"/>
          <w:szCs w:val="21"/>
          <w:lang w:eastAsia="zh-CN"/>
        </w:rPr>
        <w:t>len</w:t>
      </w:r>
      <w:proofErr w:type="spellEnd"/>
      <w:r w:rsidRPr="00364465">
        <w:rPr>
          <w:rFonts w:ascii="Consolas" w:eastAsia="宋体" w:hAnsi="Consolas" w:cs="宋体"/>
          <w:color w:val="89DDFF"/>
          <w:sz w:val="21"/>
          <w:szCs w:val="21"/>
          <w:lang w:eastAsia="zh-CN"/>
        </w:rPr>
        <w:t>);</w:t>
      </w:r>
    </w:p>
    <w:p w14:paraId="3B3431C5"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void</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DelBlock</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FF5370"/>
          <w:sz w:val="21"/>
          <w:szCs w:val="21"/>
          <w:lang w:eastAsia="zh-CN"/>
        </w:rPr>
        <w:t>len</w:t>
      </w:r>
      <w:proofErr w:type="spellEnd"/>
      <w:r w:rsidRPr="00364465">
        <w:rPr>
          <w:rFonts w:ascii="Consolas" w:eastAsia="宋体" w:hAnsi="Consolas" w:cs="宋体"/>
          <w:color w:val="89DDFF"/>
          <w:sz w:val="21"/>
          <w:szCs w:val="21"/>
          <w:lang w:eastAsia="zh-CN"/>
        </w:rPr>
        <w:t>);</w:t>
      </w:r>
    </w:p>
    <w:p w14:paraId="5C662D27"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attrib</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current</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name</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F5370"/>
          <w:sz w:val="21"/>
          <w:szCs w:val="21"/>
          <w:lang w:eastAsia="zh-CN"/>
        </w:rPr>
        <w:t>authority</w:t>
      </w:r>
      <w:r w:rsidRPr="00364465">
        <w:rPr>
          <w:rFonts w:ascii="Consolas" w:eastAsia="宋体" w:hAnsi="Consolas" w:cs="宋体"/>
          <w:color w:val="89DDFF"/>
          <w:sz w:val="21"/>
          <w:szCs w:val="21"/>
          <w:lang w:eastAsia="zh-CN"/>
        </w:rPr>
        <w:t>);</w:t>
      </w:r>
    </w:p>
    <w:p w14:paraId="56DF2229"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void</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82AAFF"/>
          <w:sz w:val="21"/>
          <w:szCs w:val="21"/>
          <w:lang w:eastAsia="zh-CN"/>
        </w:rPr>
        <w:t>add_</w:t>
      </w:r>
      <w:proofErr w:type="gramStart"/>
      <w:r w:rsidRPr="00364465">
        <w:rPr>
          <w:rFonts w:ascii="Consolas" w:eastAsia="宋体" w:hAnsi="Consolas" w:cs="宋体"/>
          <w:color w:val="82AAFF"/>
          <w:sz w:val="21"/>
          <w:szCs w:val="21"/>
          <w:lang w:eastAsia="zh-CN"/>
        </w:rPr>
        <w:t>block</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current</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FF5370"/>
          <w:sz w:val="21"/>
          <w:szCs w:val="21"/>
          <w:lang w:eastAsia="zh-CN"/>
        </w:rPr>
        <w:t>i</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F5370"/>
          <w:sz w:val="21"/>
          <w:szCs w:val="21"/>
          <w:lang w:eastAsia="zh-CN"/>
        </w:rPr>
        <w:t>j</w:t>
      </w:r>
      <w:r w:rsidRPr="00364465">
        <w:rPr>
          <w:rFonts w:ascii="Consolas" w:eastAsia="宋体" w:hAnsi="Consolas" w:cs="宋体"/>
          <w:color w:val="89DDFF"/>
          <w:sz w:val="21"/>
          <w:szCs w:val="21"/>
          <w:lang w:eastAsia="zh-CN"/>
        </w:rPr>
        <w:t>);</w:t>
      </w:r>
    </w:p>
    <w:p w14:paraId="492E5570"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lastRenderedPageBreak/>
        <w:t>int</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FindEntry</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current</w:t>
      </w:r>
      <w:r w:rsidRPr="00364465">
        <w:rPr>
          <w:rFonts w:ascii="Consolas" w:eastAsia="宋体" w:hAnsi="Consolas" w:cs="宋体"/>
          <w:color w:val="89DDFF"/>
          <w:sz w:val="21"/>
          <w:szCs w:val="21"/>
          <w:lang w:eastAsia="zh-CN"/>
        </w:rPr>
        <w:t>);</w:t>
      </w:r>
    </w:p>
    <w:p w14:paraId="11907BAA"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gramStart"/>
      <w:r w:rsidRPr="00364465">
        <w:rPr>
          <w:rFonts w:ascii="Consolas" w:eastAsia="宋体" w:hAnsi="Consolas" w:cs="宋体"/>
          <w:color w:val="82AAFF"/>
          <w:sz w:val="21"/>
          <w:szCs w:val="21"/>
          <w:lang w:eastAsia="zh-CN"/>
        </w:rPr>
        <w:t>Create</w:t>
      </w:r>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F5370"/>
          <w:sz w:val="21"/>
          <w:szCs w:val="21"/>
          <w:lang w:eastAsia="zh-CN"/>
        </w:rPr>
        <w:t>type</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current</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name</w:t>
      </w:r>
      <w:r w:rsidRPr="00364465">
        <w:rPr>
          <w:rFonts w:ascii="Consolas" w:eastAsia="宋体" w:hAnsi="Consolas" w:cs="宋体"/>
          <w:color w:val="89DDFF"/>
          <w:sz w:val="21"/>
          <w:szCs w:val="21"/>
          <w:lang w:eastAsia="zh-CN"/>
        </w:rPr>
        <w:t>);</w:t>
      </w:r>
    </w:p>
    <w:p w14:paraId="6EE4D14B"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gramStart"/>
      <w:r w:rsidRPr="00364465">
        <w:rPr>
          <w:rFonts w:ascii="Consolas" w:eastAsia="宋体" w:hAnsi="Consolas" w:cs="宋体"/>
          <w:color w:val="82AAFF"/>
          <w:sz w:val="21"/>
          <w:szCs w:val="21"/>
          <w:lang w:eastAsia="zh-CN"/>
        </w:rPr>
        <w:t>Write</w:t>
      </w:r>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current</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name</w:t>
      </w:r>
      <w:r w:rsidRPr="00364465">
        <w:rPr>
          <w:rFonts w:ascii="Consolas" w:eastAsia="宋体" w:hAnsi="Consolas" w:cs="宋体"/>
          <w:color w:val="89DDFF"/>
          <w:sz w:val="21"/>
          <w:szCs w:val="21"/>
          <w:lang w:eastAsia="zh-CN"/>
        </w:rPr>
        <w:t>);</w:t>
      </w:r>
    </w:p>
    <w:p w14:paraId="5B3E0E59"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void</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lsdir</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proofErr w:type="spellStart"/>
      <w:r w:rsidRPr="00364465">
        <w:rPr>
          <w:rFonts w:ascii="Consolas" w:eastAsia="宋体" w:hAnsi="Consolas" w:cs="宋体"/>
          <w:color w:val="FF5370"/>
          <w:sz w:val="21"/>
          <w:szCs w:val="21"/>
          <w:lang w:eastAsia="zh-CN"/>
        </w:rPr>
        <w:t>current</w:t>
      </w:r>
      <w:r w:rsidRPr="00364465">
        <w:rPr>
          <w:rFonts w:ascii="Consolas" w:eastAsia="宋体" w:hAnsi="Consolas" w:cs="宋体"/>
          <w:color w:val="89DDFF"/>
          <w:sz w:val="21"/>
          <w:szCs w:val="21"/>
          <w:lang w:eastAsia="zh-CN"/>
        </w:rPr>
        <w:t>,</w:t>
      </w:r>
      <w:r w:rsidRPr="00364465">
        <w:rPr>
          <w:rFonts w:ascii="Consolas" w:eastAsia="宋体" w:hAnsi="Consolas" w:cs="宋体"/>
          <w:color w:val="C792EA"/>
          <w:sz w:val="21"/>
          <w:szCs w:val="21"/>
          <w:lang w:eastAsia="zh-CN"/>
        </w:rPr>
        <w:t>int</w:t>
      </w:r>
      <w:proofErr w:type="spellEnd"/>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F5370"/>
          <w:sz w:val="21"/>
          <w:szCs w:val="21"/>
          <w:lang w:eastAsia="zh-CN"/>
        </w:rPr>
        <w:t>mode</w:t>
      </w:r>
      <w:r w:rsidRPr="00364465">
        <w:rPr>
          <w:rFonts w:ascii="Consolas" w:eastAsia="宋体" w:hAnsi="Consolas" w:cs="宋体"/>
          <w:color w:val="89DDFF"/>
          <w:sz w:val="21"/>
          <w:szCs w:val="21"/>
          <w:lang w:eastAsia="zh-CN"/>
        </w:rPr>
        <w:t>);</w:t>
      </w:r>
    </w:p>
    <w:p w14:paraId="76B95FF2"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gramStart"/>
      <w:r w:rsidRPr="00364465">
        <w:rPr>
          <w:rFonts w:ascii="Consolas" w:eastAsia="宋体" w:hAnsi="Consolas" w:cs="宋体"/>
          <w:color w:val="82AAFF"/>
          <w:sz w:val="21"/>
          <w:szCs w:val="21"/>
          <w:lang w:eastAsia="zh-CN"/>
        </w:rPr>
        <w:t>initialize</w:t>
      </w:r>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cu</w:t>
      </w:r>
      <w:r w:rsidRPr="00364465">
        <w:rPr>
          <w:rFonts w:ascii="Consolas" w:eastAsia="宋体" w:hAnsi="Consolas" w:cs="宋体"/>
          <w:color w:val="89DDFF"/>
          <w:sz w:val="21"/>
          <w:szCs w:val="21"/>
          <w:lang w:eastAsia="zh-CN"/>
        </w:rPr>
        <w:t>);</w:t>
      </w:r>
    </w:p>
    <w:p w14:paraId="40A2AB2B"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openfile</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current</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name</w:t>
      </w:r>
      <w:r w:rsidRPr="00364465">
        <w:rPr>
          <w:rFonts w:ascii="Consolas" w:eastAsia="宋体" w:hAnsi="Consolas" w:cs="宋体"/>
          <w:color w:val="89DDFF"/>
          <w:sz w:val="21"/>
          <w:szCs w:val="21"/>
          <w:lang w:eastAsia="zh-CN"/>
        </w:rPr>
        <w:t>);</w:t>
      </w:r>
    </w:p>
    <w:p w14:paraId="3B8D6BF6"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closefile</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current</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name</w:t>
      </w:r>
      <w:r w:rsidRPr="00364465">
        <w:rPr>
          <w:rFonts w:ascii="Consolas" w:eastAsia="宋体" w:hAnsi="Consolas" w:cs="宋体"/>
          <w:color w:val="89DDFF"/>
          <w:sz w:val="21"/>
          <w:szCs w:val="21"/>
          <w:lang w:eastAsia="zh-CN"/>
        </w:rPr>
        <w:t>);</w:t>
      </w:r>
    </w:p>
    <w:p w14:paraId="3B737FF4"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gramStart"/>
      <w:r w:rsidRPr="00364465">
        <w:rPr>
          <w:rFonts w:ascii="Consolas" w:eastAsia="宋体" w:hAnsi="Consolas" w:cs="宋体"/>
          <w:color w:val="82AAFF"/>
          <w:sz w:val="21"/>
          <w:szCs w:val="21"/>
          <w:lang w:eastAsia="zh-CN"/>
        </w:rPr>
        <w:t>Password</w:t>
      </w:r>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89DDFF"/>
          <w:sz w:val="21"/>
          <w:szCs w:val="21"/>
          <w:lang w:eastAsia="zh-CN"/>
        </w:rPr>
        <w:t>);</w:t>
      </w:r>
    </w:p>
    <w:p w14:paraId="59008756"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gramStart"/>
      <w:r w:rsidRPr="00364465">
        <w:rPr>
          <w:rFonts w:ascii="Consolas" w:eastAsia="宋体" w:hAnsi="Consolas" w:cs="宋体"/>
          <w:color w:val="82AAFF"/>
          <w:sz w:val="21"/>
          <w:szCs w:val="21"/>
          <w:lang w:eastAsia="zh-CN"/>
        </w:rPr>
        <w:t>login</w:t>
      </w:r>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89DDFF"/>
          <w:sz w:val="21"/>
          <w:szCs w:val="21"/>
          <w:lang w:eastAsia="zh-CN"/>
        </w:rPr>
        <w:t>);</w:t>
      </w:r>
    </w:p>
    <w:p w14:paraId="0454C3F7"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void</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exitdisplay</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89DDFF"/>
          <w:sz w:val="21"/>
          <w:szCs w:val="21"/>
          <w:lang w:eastAsia="zh-CN"/>
        </w:rPr>
        <w:t>);</w:t>
      </w:r>
    </w:p>
    <w:p w14:paraId="42EE866A"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initfs</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cu</w:t>
      </w:r>
      <w:r w:rsidRPr="00364465">
        <w:rPr>
          <w:rFonts w:ascii="Consolas" w:eastAsia="宋体" w:hAnsi="Consolas" w:cs="宋体"/>
          <w:color w:val="89DDFF"/>
          <w:sz w:val="21"/>
          <w:szCs w:val="21"/>
          <w:lang w:eastAsia="zh-CN"/>
        </w:rPr>
        <w:t>);</w:t>
      </w:r>
    </w:p>
    <w:p w14:paraId="53A76660"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void</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getstring</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cs</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F5370"/>
          <w:sz w:val="21"/>
          <w:szCs w:val="21"/>
          <w:lang w:eastAsia="zh-CN"/>
        </w:rPr>
        <w:t>node</w:t>
      </w:r>
      <w:r w:rsidRPr="00364465">
        <w:rPr>
          <w:rFonts w:ascii="Consolas" w:eastAsia="宋体" w:hAnsi="Consolas" w:cs="宋体"/>
          <w:color w:val="89DDFF"/>
          <w:sz w:val="21"/>
          <w:szCs w:val="21"/>
          <w:lang w:eastAsia="zh-CN"/>
        </w:rPr>
        <w:t>);</w:t>
      </w:r>
    </w:p>
    <w:p w14:paraId="580F50DB"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Delet</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C792EA"/>
          <w:sz w:val="21"/>
          <w:szCs w:val="21"/>
          <w:lang w:eastAsia="zh-CN"/>
        </w:rPr>
        <w:t>int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F5370"/>
          <w:sz w:val="21"/>
          <w:szCs w:val="21"/>
          <w:lang w:eastAsia="zh-CN"/>
        </w:rPr>
        <w:t>type</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current</w:t>
      </w:r>
      <w:r w:rsidRPr="00364465">
        <w:rPr>
          <w:rFonts w:ascii="Consolas" w:eastAsia="宋体" w:hAnsi="Consolas" w:cs="宋体"/>
          <w:color w:val="89DDFF"/>
          <w:sz w:val="21"/>
          <w:szCs w:val="21"/>
          <w:lang w:eastAsia="zh-CN"/>
        </w:rPr>
        <w:t>,</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char</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C792EA"/>
          <w:sz w:val="21"/>
          <w:szCs w:val="21"/>
          <w:lang w:eastAsia="zh-CN"/>
        </w:rPr>
        <w:t>*</w:t>
      </w:r>
      <w:r w:rsidRPr="00364465">
        <w:rPr>
          <w:rFonts w:ascii="Consolas" w:eastAsia="宋体" w:hAnsi="Consolas" w:cs="宋体"/>
          <w:color w:val="FF5370"/>
          <w:sz w:val="21"/>
          <w:szCs w:val="21"/>
          <w:lang w:eastAsia="zh-CN"/>
        </w:rPr>
        <w:t>name</w:t>
      </w:r>
      <w:r w:rsidRPr="00364465">
        <w:rPr>
          <w:rFonts w:ascii="Consolas" w:eastAsia="宋体" w:hAnsi="Consolas" w:cs="宋体"/>
          <w:color w:val="89DDFF"/>
          <w:sz w:val="21"/>
          <w:szCs w:val="21"/>
          <w:lang w:eastAsia="zh-CN"/>
        </w:rPr>
        <w:t>);</w:t>
      </w:r>
    </w:p>
    <w:p w14:paraId="5E9DD58C"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color w:val="C792EA"/>
          <w:sz w:val="21"/>
          <w:szCs w:val="21"/>
          <w:lang w:eastAsia="zh-CN"/>
        </w:rPr>
        <w:t>void</w:t>
      </w:r>
      <w:r w:rsidRPr="00364465">
        <w:rPr>
          <w:rFonts w:ascii="Consolas" w:eastAsia="宋体" w:hAnsi="Consolas" w:cs="宋体"/>
          <w:color w:val="A6ACCD"/>
          <w:sz w:val="21"/>
          <w:szCs w:val="21"/>
          <w:lang w:eastAsia="zh-CN"/>
        </w:rPr>
        <w:t xml:space="preserve"> </w:t>
      </w:r>
      <w:proofErr w:type="spellStart"/>
      <w:proofErr w:type="gramStart"/>
      <w:r w:rsidRPr="00364465">
        <w:rPr>
          <w:rFonts w:ascii="Consolas" w:eastAsia="宋体" w:hAnsi="Consolas" w:cs="宋体"/>
          <w:color w:val="82AAFF"/>
          <w:sz w:val="21"/>
          <w:szCs w:val="21"/>
          <w:lang w:eastAsia="zh-CN"/>
        </w:rPr>
        <w:t>shellloop</w:t>
      </w:r>
      <w:proofErr w:type="spellEnd"/>
      <w:r w:rsidRPr="00364465">
        <w:rPr>
          <w:rFonts w:ascii="Consolas" w:eastAsia="宋体" w:hAnsi="Consolas" w:cs="宋体"/>
          <w:color w:val="89DDFF"/>
          <w:sz w:val="21"/>
          <w:szCs w:val="21"/>
          <w:lang w:eastAsia="zh-CN"/>
        </w:rPr>
        <w:t>(</w:t>
      </w:r>
      <w:proofErr w:type="gramEnd"/>
      <w:r w:rsidRPr="00364465">
        <w:rPr>
          <w:rFonts w:ascii="Consolas" w:eastAsia="宋体" w:hAnsi="Consolas" w:cs="宋体"/>
          <w:color w:val="FFCB6B"/>
          <w:sz w:val="21"/>
          <w:szCs w:val="21"/>
          <w:lang w:eastAsia="zh-CN"/>
        </w:rPr>
        <w:t>ext2_inode</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FF5370"/>
          <w:sz w:val="21"/>
          <w:szCs w:val="21"/>
          <w:lang w:eastAsia="zh-CN"/>
        </w:rPr>
        <w:t>currentdir</w:t>
      </w:r>
      <w:proofErr w:type="spellEnd"/>
      <w:r w:rsidRPr="00364465">
        <w:rPr>
          <w:rFonts w:ascii="Consolas" w:eastAsia="宋体" w:hAnsi="Consolas" w:cs="宋体"/>
          <w:color w:val="89DDFF"/>
          <w:sz w:val="21"/>
          <w:szCs w:val="21"/>
          <w:lang w:eastAsia="zh-CN"/>
        </w:rPr>
        <w:t>);</w:t>
      </w:r>
    </w:p>
    <w:p w14:paraId="22823950" w14:textId="77777777" w:rsidR="00364465" w:rsidRPr="002D5D48" w:rsidRDefault="0036446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文件系统设置的大小、路径等等：</w:t>
      </w:r>
    </w:p>
    <w:p w14:paraId="12386DED"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i/>
          <w:iCs/>
          <w:color w:val="89DDFF"/>
          <w:sz w:val="21"/>
          <w:szCs w:val="21"/>
          <w:lang w:eastAsia="zh-CN"/>
        </w:rPr>
        <w:t>#define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82AAFF"/>
          <w:sz w:val="21"/>
          <w:szCs w:val="21"/>
          <w:lang w:eastAsia="zh-CN"/>
        </w:rPr>
        <w:t>blocks</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78C6C"/>
          <w:sz w:val="21"/>
          <w:szCs w:val="21"/>
          <w:lang w:eastAsia="zh-CN"/>
        </w:rPr>
        <w:t>4611</w:t>
      </w:r>
      <w:r w:rsidRPr="00364465">
        <w:rPr>
          <w:rFonts w:ascii="Consolas" w:eastAsia="宋体" w:hAnsi="Consolas" w:cs="宋体"/>
          <w:i/>
          <w:iCs/>
          <w:color w:val="676E95"/>
          <w:sz w:val="21"/>
          <w:szCs w:val="21"/>
          <w:lang w:eastAsia="zh-CN"/>
        </w:rPr>
        <w:t xml:space="preserve">            // 1+1+1+512+4096,</w:t>
      </w:r>
      <w:proofErr w:type="gramStart"/>
      <w:r w:rsidRPr="00364465">
        <w:rPr>
          <w:rFonts w:ascii="Consolas" w:eastAsia="宋体" w:hAnsi="Consolas" w:cs="宋体"/>
          <w:i/>
          <w:iCs/>
          <w:color w:val="676E95"/>
          <w:sz w:val="21"/>
          <w:szCs w:val="21"/>
          <w:lang w:eastAsia="zh-CN"/>
        </w:rPr>
        <w:t>总块数</w:t>
      </w:r>
      <w:proofErr w:type="gramEnd"/>
    </w:p>
    <w:p w14:paraId="19DDE781"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i/>
          <w:iCs/>
          <w:color w:val="89DDFF"/>
          <w:sz w:val="21"/>
          <w:szCs w:val="21"/>
          <w:lang w:eastAsia="zh-CN"/>
        </w:rPr>
        <w:t>#define</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82AAFF"/>
          <w:sz w:val="21"/>
          <w:szCs w:val="21"/>
          <w:lang w:eastAsia="zh-CN"/>
        </w:rPr>
        <w:t>blocksiz</w:t>
      </w:r>
      <w:proofErr w:type="spellEnd"/>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78C6C"/>
          <w:sz w:val="21"/>
          <w:szCs w:val="21"/>
          <w:lang w:eastAsia="zh-CN"/>
        </w:rPr>
        <w:t>512</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每块字节数</w:t>
      </w:r>
    </w:p>
    <w:p w14:paraId="7107017F"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i/>
          <w:iCs/>
          <w:color w:val="89DDFF"/>
          <w:sz w:val="21"/>
          <w:szCs w:val="21"/>
          <w:lang w:eastAsia="zh-CN"/>
        </w:rPr>
        <w:t>#define</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82AAFF"/>
          <w:sz w:val="21"/>
          <w:szCs w:val="21"/>
          <w:lang w:eastAsia="zh-CN"/>
        </w:rPr>
        <w:t>data_begin_block</w:t>
      </w:r>
      <w:proofErr w:type="spellEnd"/>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78C6C"/>
          <w:sz w:val="21"/>
          <w:szCs w:val="21"/>
          <w:lang w:eastAsia="zh-CN"/>
        </w:rPr>
        <w:t>515</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数据开始块</w:t>
      </w:r>
    </w:p>
    <w:p w14:paraId="34D169D6"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i/>
          <w:iCs/>
          <w:color w:val="89DDFF"/>
          <w:sz w:val="21"/>
          <w:szCs w:val="21"/>
          <w:lang w:eastAsia="zh-CN"/>
        </w:rPr>
        <w:t>#define</w:t>
      </w:r>
      <w:r w:rsidRPr="00364465">
        <w:rPr>
          <w:rFonts w:ascii="Consolas" w:eastAsia="宋体" w:hAnsi="Consolas" w:cs="宋体"/>
          <w:color w:val="A6ACCD"/>
          <w:sz w:val="21"/>
          <w:szCs w:val="21"/>
          <w:lang w:eastAsia="zh-CN"/>
        </w:rPr>
        <w:t xml:space="preserve"> </w:t>
      </w:r>
      <w:proofErr w:type="spellStart"/>
      <w:r w:rsidRPr="00364465">
        <w:rPr>
          <w:rFonts w:ascii="Consolas" w:eastAsia="宋体" w:hAnsi="Consolas" w:cs="宋体"/>
          <w:color w:val="82AAFF"/>
          <w:sz w:val="21"/>
          <w:szCs w:val="21"/>
          <w:lang w:eastAsia="zh-CN"/>
        </w:rPr>
        <w:t>dirsiz</w:t>
      </w:r>
      <w:proofErr w:type="spellEnd"/>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78C6C"/>
          <w:sz w:val="21"/>
          <w:szCs w:val="21"/>
          <w:lang w:eastAsia="zh-CN"/>
        </w:rPr>
        <w:t>32</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目录体长度</w:t>
      </w:r>
    </w:p>
    <w:p w14:paraId="60D60497"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i/>
          <w:iCs/>
          <w:color w:val="89DDFF"/>
          <w:sz w:val="21"/>
          <w:szCs w:val="21"/>
          <w:lang w:eastAsia="zh-CN"/>
        </w:rPr>
        <w:t>#define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82AAFF"/>
          <w:sz w:val="21"/>
          <w:szCs w:val="21"/>
          <w:lang w:eastAsia="zh-CN"/>
        </w:rPr>
        <w:t>EXT2_NAME_LEN</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F78C6C"/>
          <w:sz w:val="21"/>
          <w:szCs w:val="21"/>
          <w:lang w:eastAsia="zh-CN"/>
        </w:rPr>
        <w:t>15</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文件名长度</w:t>
      </w:r>
    </w:p>
    <w:p w14:paraId="0D7B0A7F" w14:textId="77777777" w:rsidR="00364465" w:rsidRPr="00364465" w:rsidRDefault="00364465" w:rsidP="003A5B7F">
      <w:pPr>
        <w:widowControl/>
        <w:shd w:val="clear" w:color="auto" w:fill="292D3E"/>
        <w:spacing w:after="0" w:line="360" w:lineRule="auto"/>
        <w:rPr>
          <w:rFonts w:ascii="Consolas" w:eastAsia="宋体" w:hAnsi="Consolas" w:cs="宋体"/>
          <w:color w:val="A6ACCD"/>
          <w:sz w:val="21"/>
          <w:szCs w:val="21"/>
          <w:lang w:eastAsia="zh-CN"/>
        </w:rPr>
      </w:pPr>
      <w:r w:rsidRPr="00364465">
        <w:rPr>
          <w:rFonts w:ascii="Consolas" w:eastAsia="宋体" w:hAnsi="Consolas" w:cs="宋体"/>
          <w:i/>
          <w:iCs/>
          <w:color w:val="89DDFF"/>
          <w:sz w:val="21"/>
          <w:szCs w:val="21"/>
          <w:lang w:eastAsia="zh-CN"/>
        </w:rPr>
        <w:t>#define</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82AAFF"/>
          <w:sz w:val="21"/>
          <w:szCs w:val="21"/>
          <w:lang w:eastAsia="zh-CN"/>
        </w:rPr>
        <w:t>PATH</w:t>
      </w:r>
      <w:r w:rsidRPr="00364465">
        <w:rPr>
          <w:rFonts w:ascii="Consolas" w:eastAsia="宋体" w:hAnsi="Consolas" w:cs="宋体"/>
          <w:color w:val="A6ACCD"/>
          <w:sz w:val="21"/>
          <w:szCs w:val="21"/>
          <w:lang w:eastAsia="zh-CN"/>
        </w:rPr>
        <w:t xml:space="preserve"> </w:t>
      </w:r>
      <w:r w:rsidRPr="00364465">
        <w:rPr>
          <w:rFonts w:ascii="Consolas" w:eastAsia="宋体" w:hAnsi="Consolas" w:cs="宋体"/>
          <w:color w:val="89DDFF"/>
          <w:sz w:val="21"/>
          <w:szCs w:val="21"/>
          <w:lang w:eastAsia="zh-CN"/>
        </w:rPr>
        <w:t>"</w:t>
      </w:r>
      <w:proofErr w:type="spellStart"/>
      <w:r w:rsidRPr="00364465">
        <w:rPr>
          <w:rFonts w:ascii="Consolas" w:eastAsia="宋体" w:hAnsi="Consolas" w:cs="宋体"/>
          <w:color w:val="C3E88D"/>
          <w:sz w:val="21"/>
          <w:szCs w:val="21"/>
          <w:lang w:eastAsia="zh-CN"/>
        </w:rPr>
        <w:t>vdisk</w:t>
      </w:r>
      <w:proofErr w:type="spellEnd"/>
      <w:r w:rsidRPr="00364465">
        <w:rPr>
          <w:rFonts w:ascii="Consolas" w:eastAsia="宋体" w:hAnsi="Consolas" w:cs="宋体"/>
          <w:color w:val="89DDFF"/>
          <w:sz w:val="21"/>
          <w:szCs w:val="21"/>
          <w:lang w:eastAsia="zh-CN"/>
        </w:rPr>
        <w:t>"</w:t>
      </w:r>
      <w:r w:rsidRPr="00364465">
        <w:rPr>
          <w:rFonts w:ascii="Consolas" w:eastAsia="宋体" w:hAnsi="Consolas" w:cs="宋体"/>
          <w:i/>
          <w:iCs/>
          <w:color w:val="676E95"/>
          <w:sz w:val="21"/>
          <w:szCs w:val="21"/>
          <w:lang w:eastAsia="zh-CN"/>
        </w:rPr>
        <w:t xml:space="preserve">           //</w:t>
      </w:r>
      <w:r w:rsidRPr="00364465">
        <w:rPr>
          <w:rFonts w:ascii="Consolas" w:eastAsia="宋体" w:hAnsi="Consolas" w:cs="宋体"/>
          <w:i/>
          <w:iCs/>
          <w:color w:val="676E95"/>
          <w:sz w:val="21"/>
          <w:szCs w:val="21"/>
          <w:lang w:eastAsia="zh-CN"/>
        </w:rPr>
        <w:t>文件系统</w:t>
      </w:r>
    </w:p>
    <w:p w14:paraId="371AB6CE" w14:textId="4C3016F1" w:rsidR="00364465" w:rsidRPr="00364465" w:rsidRDefault="00364465" w:rsidP="003A5B7F">
      <w:pPr>
        <w:pStyle w:val="5"/>
        <w:spacing w:line="360" w:lineRule="auto"/>
        <w:rPr>
          <w:b w:val="0"/>
          <w:bCs w:val="0"/>
          <w:lang w:eastAsia="zh-CN"/>
        </w:rPr>
      </w:pPr>
      <w:bookmarkStart w:id="59" w:name="_Toc121399460"/>
      <w:r>
        <w:rPr>
          <w:rFonts w:hint="eastAsia"/>
          <w:b w:val="0"/>
          <w:bCs w:val="0"/>
          <w:lang w:eastAsia="zh-CN"/>
        </w:rPr>
        <w:t>3</w:t>
      </w:r>
      <w:r>
        <w:rPr>
          <w:b w:val="0"/>
          <w:bCs w:val="0"/>
          <w:lang w:eastAsia="zh-CN"/>
        </w:rPr>
        <w:t xml:space="preserve">.4.2 </w:t>
      </w:r>
      <w:r w:rsidRPr="00364465">
        <w:rPr>
          <w:b w:val="0"/>
          <w:bCs w:val="0"/>
          <w:lang w:eastAsia="zh-CN"/>
        </w:rPr>
        <w:t>文件系统设计介绍</w:t>
      </w:r>
      <w:bookmarkEnd w:id="59"/>
    </w:p>
    <w:p w14:paraId="510A0B8D" w14:textId="6EE4C882" w:rsidR="00364465" w:rsidRPr="00364465" w:rsidRDefault="00364465" w:rsidP="003A5B7F">
      <w:pPr>
        <w:pStyle w:val="a7"/>
        <w:spacing w:line="360" w:lineRule="auto"/>
        <w:rPr>
          <w:b/>
          <w:bCs/>
        </w:rPr>
      </w:pPr>
      <w:r w:rsidRPr="00364465">
        <w:rPr>
          <w:b/>
          <w:bCs/>
        </w:rPr>
        <w:t>文件类型</w:t>
      </w:r>
    </w:p>
    <w:p w14:paraId="096A0F58" w14:textId="4AA0C98C" w:rsidR="00364465" w:rsidRDefault="00364465" w:rsidP="003A5B7F">
      <w:pPr>
        <w:pStyle w:val="a7"/>
        <w:spacing w:line="360" w:lineRule="auto"/>
      </w:pPr>
      <w:r w:rsidRPr="002D5D48">
        <w:rPr>
          <w:rFonts w:asciiTheme="minorEastAsia" w:eastAsiaTheme="minorEastAsia" w:hAnsiTheme="minorEastAsia" w:cstheme="minorBidi"/>
          <w:sz w:val="21"/>
          <w:szCs w:val="21"/>
        </w:rPr>
        <w:t>设计的文件类型有两种，一种是目录，一种是文件，分别编号为1和2</w:t>
      </w:r>
    </w:p>
    <w:p w14:paraId="1560D32F" w14:textId="178FD6AE" w:rsidR="00364465" w:rsidRDefault="00E874D5" w:rsidP="003A5B7F">
      <w:pPr>
        <w:pStyle w:val="a7"/>
        <w:spacing w:line="360" w:lineRule="auto"/>
      </w:pPr>
      <w:r>
        <w:rPr>
          <w:noProof/>
        </w:rPr>
        <w:drawing>
          <wp:inline distT="0" distB="0" distL="0" distR="0" wp14:anchorId="59C6C804" wp14:editId="199C2DA5">
            <wp:extent cx="5581650" cy="238125"/>
            <wp:effectExtent l="0" t="0" r="0" b="0"/>
            <wp:docPr id="75801" name="图片 7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1650" cy="238125"/>
                    </a:xfrm>
                    <a:prstGeom prst="rect">
                      <a:avLst/>
                    </a:prstGeom>
                    <a:noFill/>
                    <a:ln>
                      <a:noFill/>
                    </a:ln>
                  </pic:spPr>
                </pic:pic>
              </a:graphicData>
            </a:graphic>
          </wp:inline>
        </w:drawing>
      </w:r>
    </w:p>
    <w:p w14:paraId="4361D58C" w14:textId="77777777" w:rsidR="00364465" w:rsidRPr="00364465" w:rsidRDefault="00364465" w:rsidP="003A5B7F">
      <w:pPr>
        <w:pStyle w:val="a7"/>
        <w:spacing w:line="360" w:lineRule="auto"/>
        <w:rPr>
          <w:b/>
          <w:bCs/>
        </w:rPr>
      </w:pPr>
      <w:r w:rsidRPr="00364465">
        <w:rPr>
          <w:b/>
          <w:bCs/>
        </w:rPr>
        <w:t>文件系统功能</w:t>
      </w:r>
    </w:p>
    <w:p w14:paraId="78423A35" w14:textId="77777777"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 xml:space="preserve">(1) </w:t>
      </w:r>
      <w:proofErr w:type="spellStart"/>
      <w:r w:rsidRPr="002D5D48">
        <w:rPr>
          <w:rFonts w:asciiTheme="minorEastAsia" w:eastAsiaTheme="minorEastAsia" w:hAnsiTheme="minorEastAsia" w:cstheme="minorBidi"/>
          <w:sz w:val="21"/>
          <w:szCs w:val="21"/>
        </w:rPr>
        <w:t>dir</w:t>
      </w:r>
      <w:proofErr w:type="spellEnd"/>
    </w:p>
    <w:p w14:paraId="52483589" w14:textId="57E410CE" w:rsidR="00FB336B" w:rsidRDefault="00E874D5" w:rsidP="003A5B7F">
      <w:pPr>
        <w:spacing w:line="360" w:lineRule="auto"/>
        <w:rPr>
          <w:lang w:eastAsia="zh-CN"/>
        </w:rPr>
      </w:pPr>
      <w:r>
        <w:rPr>
          <w:rFonts w:hint="eastAsia"/>
          <w:noProof/>
          <w:lang w:eastAsia="zh-CN"/>
        </w:rPr>
        <w:lastRenderedPageBreak/>
        <w:drawing>
          <wp:inline distT="0" distB="0" distL="0" distR="0" wp14:anchorId="5B5F6509" wp14:editId="6B4AB1CA">
            <wp:extent cx="5581650" cy="2105025"/>
            <wp:effectExtent l="0" t="0" r="0" b="0"/>
            <wp:docPr id="75802" name="图片 7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1650" cy="2105025"/>
                    </a:xfrm>
                    <a:prstGeom prst="rect">
                      <a:avLst/>
                    </a:prstGeom>
                    <a:noFill/>
                    <a:ln>
                      <a:noFill/>
                    </a:ln>
                  </pic:spPr>
                </pic:pic>
              </a:graphicData>
            </a:graphic>
          </wp:inline>
        </w:drawing>
      </w:r>
    </w:p>
    <w:p w14:paraId="6365A1ED" w14:textId="7C450857" w:rsidR="00E874D5" w:rsidRDefault="00E874D5" w:rsidP="003A5B7F">
      <w:pPr>
        <w:spacing w:line="360" w:lineRule="auto"/>
        <w:rPr>
          <w:lang w:eastAsia="zh-CN"/>
        </w:rPr>
      </w:pPr>
      <w:r>
        <w:rPr>
          <w:noProof/>
          <w:lang w:eastAsia="zh-CN"/>
        </w:rPr>
        <w:drawing>
          <wp:inline distT="0" distB="0" distL="0" distR="0" wp14:anchorId="7E120249" wp14:editId="74F5933B">
            <wp:extent cx="5581650" cy="2114550"/>
            <wp:effectExtent l="0" t="0" r="0" b="0"/>
            <wp:docPr id="75803" name="图片 7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1650" cy="2114550"/>
                    </a:xfrm>
                    <a:prstGeom prst="rect">
                      <a:avLst/>
                    </a:prstGeom>
                    <a:noFill/>
                    <a:ln>
                      <a:noFill/>
                    </a:ln>
                  </pic:spPr>
                </pic:pic>
              </a:graphicData>
            </a:graphic>
          </wp:inline>
        </w:drawing>
      </w:r>
    </w:p>
    <w:p w14:paraId="48133907" w14:textId="77777777"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 xml:space="preserve">(2) </w:t>
      </w:r>
      <w:proofErr w:type="spellStart"/>
      <w:r w:rsidRPr="002D5D48">
        <w:rPr>
          <w:rFonts w:asciiTheme="minorEastAsia" w:eastAsiaTheme="minorEastAsia" w:hAnsiTheme="minorEastAsia" w:cstheme="minorBidi"/>
          <w:sz w:val="21"/>
          <w:szCs w:val="21"/>
        </w:rPr>
        <w:t>mkdir</w:t>
      </w:r>
      <w:proofErr w:type="spellEnd"/>
    </w:p>
    <w:p w14:paraId="7F5DE571" w14:textId="6690C13E" w:rsidR="00E874D5" w:rsidRDefault="00E874D5" w:rsidP="003A5B7F">
      <w:pPr>
        <w:spacing w:line="360" w:lineRule="auto"/>
        <w:rPr>
          <w:lang w:eastAsia="zh-CN"/>
        </w:rPr>
      </w:pPr>
      <w:r>
        <w:rPr>
          <w:rFonts w:hint="eastAsia"/>
          <w:noProof/>
          <w:lang w:eastAsia="zh-CN"/>
        </w:rPr>
        <w:drawing>
          <wp:inline distT="0" distB="0" distL="0" distR="0" wp14:anchorId="0147E644" wp14:editId="2CC5B276">
            <wp:extent cx="5581650" cy="942975"/>
            <wp:effectExtent l="0" t="0" r="0" b="0"/>
            <wp:docPr id="75804" name="图片 7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1650" cy="942975"/>
                    </a:xfrm>
                    <a:prstGeom prst="rect">
                      <a:avLst/>
                    </a:prstGeom>
                    <a:noFill/>
                    <a:ln>
                      <a:noFill/>
                    </a:ln>
                  </pic:spPr>
                </pic:pic>
              </a:graphicData>
            </a:graphic>
          </wp:inline>
        </w:drawing>
      </w:r>
    </w:p>
    <w:p w14:paraId="4D67FB6E" w14:textId="77777777"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 xml:space="preserve">(3) </w:t>
      </w:r>
      <w:proofErr w:type="spellStart"/>
      <w:r w:rsidRPr="002D5D48">
        <w:rPr>
          <w:rFonts w:asciiTheme="minorEastAsia" w:eastAsiaTheme="minorEastAsia" w:hAnsiTheme="minorEastAsia" w:cstheme="minorBidi"/>
          <w:sz w:val="21"/>
          <w:szCs w:val="21"/>
        </w:rPr>
        <w:t>rmdir</w:t>
      </w:r>
      <w:proofErr w:type="spellEnd"/>
    </w:p>
    <w:p w14:paraId="5A5260E8" w14:textId="439B9B16" w:rsidR="00E874D5" w:rsidRDefault="00E874D5" w:rsidP="003A5B7F">
      <w:pPr>
        <w:spacing w:line="360" w:lineRule="auto"/>
        <w:rPr>
          <w:lang w:eastAsia="zh-CN"/>
        </w:rPr>
      </w:pPr>
      <w:r>
        <w:rPr>
          <w:rFonts w:hint="eastAsia"/>
          <w:noProof/>
          <w:lang w:eastAsia="zh-CN"/>
        </w:rPr>
        <w:drawing>
          <wp:inline distT="0" distB="0" distL="0" distR="0" wp14:anchorId="67B106B6" wp14:editId="097FB7B9">
            <wp:extent cx="5581650" cy="819150"/>
            <wp:effectExtent l="0" t="0" r="0" b="0"/>
            <wp:docPr id="75805" name="图片 7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81650" cy="819150"/>
                    </a:xfrm>
                    <a:prstGeom prst="rect">
                      <a:avLst/>
                    </a:prstGeom>
                    <a:noFill/>
                    <a:ln>
                      <a:noFill/>
                    </a:ln>
                  </pic:spPr>
                </pic:pic>
              </a:graphicData>
            </a:graphic>
          </wp:inline>
        </w:drawing>
      </w:r>
    </w:p>
    <w:p w14:paraId="2C86F33B" w14:textId="77777777"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(4) create</w:t>
      </w:r>
    </w:p>
    <w:p w14:paraId="43998551" w14:textId="5A8924C3" w:rsidR="00E874D5" w:rsidRDefault="00E874D5" w:rsidP="003A5B7F">
      <w:pPr>
        <w:spacing w:line="360" w:lineRule="auto"/>
        <w:rPr>
          <w:lang w:eastAsia="zh-CN"/>
        </w:rPr>
      </w:pPr>
      <w:r>
        <w:rPr>
          <w:rFonts w:hint="eastAsia"/>
          <w:noProof/>
          <w:lang w:eastAsia="zh-CN"/>
        </w:rPr>
        <w:lastRenderedPageBreak/>
        <w:drawing>
          <wp:inline distT="0" distB="0" distL="0" distR="0" wp14:anchorId="3ABE5F51" wp14:editId="0CA76A82">
            <wp:extent cx="5581650" cy="923925"/>
            <wp:effectExtent l="0" t="0" r="0" b="0"/>
            <wp:docPr id="75806" name="图片 7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1650" cy="923925"/>
                    </a:xfrm>
                    <a:prstGeom prst="rect">
                      <a:avLst/>
                    </a:prstGeom>
                    <a:noFill/>
                    <a:ln>
                      <a:noFill/>
                    </a:ln>
                  </pic:spPr>
                </pic:pic>
              </a:graphicData>
            </a:graphic>
          </wp:inline>
        </w:drawing>
      </w:r>
    </w:p>
    <w:p w14:paraId="2CBB72CB" w14:textId="77777777"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(5) delete</w:t>
      </w:r>
    </w:p>
    <w:p w14:paraId="5A542867" w14:textId="509F9C1D" w:rsidR="00E874D5" w:rsidRDefault="00E874D5" w:rsidP="003A5B7F">
      <w:pPr>
        <w:spacing w:line="360" w:lineRule="auto"/>
        <w:rPr>
          <w:lang w:eastAsia="zh-CN"/>
        </w:rPr>
      </w:pPr>
      <w:r>
        <w:rPr>
          <w:rFonts w:hint="eastAsia"/>
          <w:noProof/>
          <w:lang w:eastAsia="zh-CN"/>
        </w:rPr>
        <w:drawing>
          <wp:inline distT="0" distB="0" distL="0" distR="0" wp14:anchorId="61FBEF4F" wp14:editId="2907F695">
            <wp:extent cx="5581650" cy="809625"/>
            <wp:effectExtent l="0" t="0" r="0" b="0"/>
            <wp:docPr id="75807" name="图片 7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1650" cy="809625"/>
                    </a:xfrm>
                    <a:prstGeom prst="rect">
                      <a:avLst/>
                    </a:prstGeom>
                    <a:noFill/>
                    <a:ln>
                      <a:noFill/>
                    </a:ln>
                  </pic:spPr>
                </pic:pic>
              </a:graphicData>
            </a:graphic>
          </wp:inline>
        </w:drawing>
      </w:r>
    </w:p>
    <w:p w14:paraId="6CE39AF5" w14:textId="77777777"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(6) cd</w:t>
      </w:r>
    </w:p>
    <w:p w14:paraId="1634EBA4" w14:textId="3460EA50" w:rsidR="00E874D5" w:rsidRDefault="00E874D5" w:rsidP="003A5B7F">
      <w:pPr>
        <w:spacing w:line="360" w:lineRule="auto"/>
        <w:rPr>
          <w:lang w:eastAsia="zh-CN"/>
        </w:rPr>
      </w:pPr>
      <w:r>
        <w:rPr>
          <w:rFonts w:hint="eastAsia"/>
          <w:noProof/>
          <w:lang w:eastAsia="zh-CN"/>
        </w:rPr>
        <w:drawing>
          <wp:inline distT="0" distB="0" distL="0" distR="0" wp14:anchorId="42901232" wp14:editId="4A301678">
            <wp:extent cx="5581650" cy="1028700"/>
            <wp:effectExtent l="0" t="0" r="0" b="0"/>
            <wp:docPr id="75808" name="图片 7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1650" cy="1028700"/>
                    </a:xfrm>
                    <a:prstGeom prst="rect">
                      <a:avLst/>
                    </a:prstGeom>
                    <a:noFill/>
                    <a:ln>
                      <a:noFill/>
                    </a:ln>
                  </pic:spPr>
                </pic:pic>
              </a:graphicData>
            </a:graphic>
          </wp:inline>
        </w:drawing>
      </w:r>
    </w:p>
    <w:p w14:paraId="24763128" w14:textId="77777777"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 xml:space="preserve">(7) </w:t>
      </w:r>
      <w:proofErr w:type="spellStart"/>
      <w:r w:rsidRPr="002D5D48">
        <w:rPr>
          <w:rFonts w:asciiTheme="minorEastAsia" w:eastAsiaTheme="minorEastAsia" w:hAnsiTheme="minorEastAsia" w:cstheme="minorBidi"/>
          <w:sz w:val="21"/>
          <w:szCs w:val="21"/>
        </w:rPr>
        <w:t>attrib</w:t>
      </w:r>
      <w:proofErr w:type="spellEnd"/>
    </w:p>
    <w:p w14:paraId="0509DDED" w14:textId="39F71BDA" w:rsidR="00E874D5" w:rsidRDefault="00E874D5" w:rsidP="003A5B7F">
      <w:pPr>
        <w:spacing w:line="360" w:lineRule="auto"/>
        <w:rPr>
          <w:lang w:eastAsia="zh-CN"/>
        </w:rPr>
      </w:pPr>
      <w:r>
        <w:rPr>
          <w:rFonts w:hint="eastAsia"/>
          <w:noProof/>
          <w:lang w:eastAsia="zh-CN"/>
        </w:rPr>
        <w:drawing>
          <wp:inline distT="0" distB="0" distL="0" distR="0" wp14:anchorId="2E90174A" wp14:editId="10C1435D">
            <wp:extent cx="5581650" cy="2333625"/>
            <wp:effectExtent l="0" t="0" r="0" b="0"/>
            <wp:docPr id="75809" name="图片 7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1650" cy="2333625"/>
                    </a:xfrm>
                    <a:prstGeom prst="rect">
                      <a:avLst/>
                    </a:prstGeom>
                    <a:noFill/>
                    <a:ln>
                      <a:noFill/>
                    </a:ln>
                  </pic:spPr>
                </pic:pic>
              </a:graphicData>
            </a:graphic>
          </wp:inline>
        </w:drawing>
      </w:r>
    </w:p>
    <w:p w14:paraId="216F0E16" w14:textId="01EAD441"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(8) open</w:t>
      </w:r>
    </w:p>
    <w:p w14:paraId="007FE022" w14:textId="1BBB309D" w:rsidR="00E874D5" w:rsidRDefault="00E874D5" w:rsidP="003A5B7F">
      <w:pPr>
        <w:pStyle w:val="a7"/>
        <w:spacing w:line="360" w:lineRule="auto"/>
      </w:pPr>
      <w:r>
        <w:rPr>
          <w:rFonts w:hint="eastAsia"/>
          <w:noProof/>
        </w:rPr>
        <w:drawing>
          <wp:inline distT="0" distB="0" distL="0" distR="0" wp14:anchorId="126C5D50" wp14:editId="04216264">
            <wp:extent cx="5581650" cy="256540"/>
            <wp:effectExtent l="0" t="0" r="0" b="0"/>
            <wp:docPr id="75810" name="图片 7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83105" cy="261203"/>
                    </a:xfrm>
                    <a:prstGeom prst="rect">
                      <a:avLst/>
                    </a:prstGeom>
                    <a:noFill/>
                    <a:ln>
                      <a:noFill/>
                    </a:ln>
                  </pic:spPr>
                </pic:pic>
              </a:graphicData>
            </a:graphic>
          </wp:inline>
        </w:drawing>
      </w:r>
      <w:r>
        <w:rPr>
          <w:noProof/>
        </w:rPr>
        <w:drawing>
          <wp:inline distT="0" distB="0" distL="0" distR="0" wp14:anchorId="2A3F5CDB" wp14:editId="3FEB8D4D">
            <wp:extent cx="5581650" cy="390525"/>
            <wp:effectExtent l="0" t="0" r="0" b="0"/>
            <wp:docPr id="75811" name="图片 7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81650" cy="390525"/>
                    </a:xfrm>
                    <a:prstGeom prst="rect">
                      <a:avLst/>
                    </a:prstGeom>
                    <a:noFill/>
                    <a:ln>
                      <a:noFill/>
                    </a:ln>
                  </pic:spPr>
                </pic:pic>
              </a:graphicData>
            </a:graphic>
          </wp:inline>
        </w:drawing>
      </w:r>
    </w:p>
    <w:p w14:paraId="42E60041" w14:textId="77777777"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lastRenderedPageBreak/>
        <w:t>(9) close</w:t>
      </w:r>
    </w:p>
    <w:p w14:paraId="1B86D9E6" w14:textId="5FEDDA8B" w:rsidR="00E874D5" w:rsidRDefault="00E874D5" w:rsidP="003A5B7F">
      <w:pPr>
        <w:pStyle w:val="a7"/>
        <w:spacing w:line="360" w:lineRule="auto"/>
      </w:pPr>
      <w:r>
        <w:rPr>
          <w:noProof/>
        </w:rPr>
        <w:drawing>
          <wp:inline distT="0" distB="0" distL="0" distR="0" wp14:anchorId="0F73FFF1" wp14:editId="4A0ADA54">
            <wp:extent cx="5591175" cy="361950"/>
            <wp:effectExtent l="0" t="0" r="0" b="0"/>
            <wp:docPr id="75812" name="图片 7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91175" cy="361950"/>
                    </a:xfrm>
                    <a:prstGeom prst="rect">
                      <a:avLst/>
                    </a:prstGeom>
                    <a:noFill/>
                    <a:ln>
                      <a:noFill/>
                    </a:ln>
                  </pic:spPr>
                </pic:pic>
              </a:graphicData>
            </a:graphic>
          </wp:inline>
        </w:drawing>
      </w:r>
    </w:p>
    <w:p w14:paraId="14A43D2E" w14:textId="0CA49DD3"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(10) read</w:t>
      </w:r>
    </w:p>
    <w:p w14:paraId="345CA130" w14:textId="28A876AD" w:rsidR="00E874D5" w:rsidRDefault="00E874D5" w:rsidP="003A5B7F">
      <w:pPr>
        <w:pStyle w:val="a7"/>
        <w:spacing w:line="360" w:lineRule="auto"/>
      </w:pPr>
      <w:r>
        <w:rPr>
          <w:noProof/>
        </w:rPr>
        <w:drawing>
          <wp:inline distT="0" distB="0" distL="0" distR="0" wp14:anchorId="5FC19271" wp14:editId="687B2BD6">
            <wp:extent cx="2009775" cy="619125"/>
            <wp:effectExtent l="0" t="0" r="0" b="0"/>
            <wp:docPr id="75813" name="图片 7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09775" cy="619125"/>
                    </a:xfrm>
                    <a:prstGeom prst="rect">
                      <a:avLst/>
                    </a:prstGeom>
                    <a:noFill/>
                    <a:ln>
                      <a:noFill/>
                    </a:ln>
                  </pic:spPr>
                </pic:pic>
              </a:graphicData>
            </a:graphic>
          </wp:inline>
        </w:drawing>
      </w:r>
    </w:p>
    <w:p w14:paraId="7C1F6F38" w14:textId="77777777"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读限制</w:t>
      </w:r>
    </w:p>
    <w:p w14:paraId="210B79AC" w14:textId="3720B07D" w:rsidR="00E874D5" w:rsidRDefault="00E874D5" w:rsidP="003A5B7F">
      <w:pPr>
        <w:pStyle w:val="a7"/>
        <w:spacing w:line="360" w:lineRule="auto"/>
      </w:pPr>
      <w:r>
        <w:rPr>
          <w:noProof/>
        </w:rPr>
        <w:drawing>
          <wp:inline distT="0" distB="0" distL="0" distR="0" wp14:anchorId="18B5C203" wp14:editId="0FE09E2C">
            <wp:extent cx="5581650" cy="685800"/>
            <wp:effectExtent l="0" t="0" r="0" b="0"/>
            <wp:docPr id="75814" name="图片 7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81650" cy="685800"/>
                    </a:xfrm>
                    <a:prstGeom prst="rect">
                      <a:avLst/>
                    </a:prstGeom>
                    <a:noFill/>
                    <a:ln>
                      <a:noFill/>
                    </a:ln>
                  </pic:spPr>
                </pic:pic>
              </a:graphicData>
            </a:graphic>
          </wp:inline>
        </w:drawing>
      </w:r>
    </w:p>
    <w:p w14:paraId="204981EE" w14:textId="1FE4BCE6"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(11) write</w:t>
      </w:r>
    </w:p>
    <w:p w14:paraId="252F88A4" w14:textId="1B14E74E" w:rsidR="00E874D5" w:rsidRDefault="00E874D5" w:rsidP="003A5B7F">
      <w:pPr>
        <w:pStyle w:val="a7"/>
        <w:spacing w:line="360" w:lineRule="auto"/>
      </w:pPr>
      <w:r>
        <w:rPr>
          <w:noProof/>
        </w:rPr>
        <w:drawing>
          <wp:inline distT="0" distB="0" distL="0" distR="0" wp14:anchorId="4F9E67F1" wp14:editId="146252F3">
            <wp:extent cx="3657600" cy="809625"/>
            <wp:effectExtent l="0" t="0" r="0" b="0"/>
            <wp:docPr id="75817" name="图片 75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57600" cy="809625"/>
                    </a:xfrm>
                    <a:prstGeom prst="rect">
                      <a:avLst/>
                    </a:prstGeom>
                    <a:noFill/>
                    <a:ln>
                      <a:noFill/>
                    </a:ln>
                  </pic:spPr>
                </pic:pic>
              </a:graphicData>
            </a:graphic>
          </wp:inline>
        </w:drawing>
      </w:r>
    </w:p>
    <w:p w14:paraId="357507A5" w14:textId="2EEDA928"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写限制</w:t>
      </w:r>
    </w:p>
    <w:p w14:paraId="6E7F1E0C" w14:textId="607628F1" w:rsidR="00E874D5" w:rsidRDefault="00E874D5" w:rsidP="003A5B7F">
      <w:pPr>
        <w:pStyle w:val="a7"/>
        <w:spacing w:line="360" w:lineRule="auto"/>
      </w:pPr>
      <w:r>
        <w:rPr>
          <w:noProof/>
        </w:rPr>
        <w:drawing>
          <wp:inline distT="0" distB="0" distL="0" distR="0" wp14:anchorId="78A6FA03" wp14:editId="2A322304">
            <wp:extent cx="5581650" cy="1714500"/>
            <wp:effectExtent l="0" t="0" r="0" b="0"/>
            <wp:docPr id="75818" name="图片 7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81650" cy="1714500"/>
                    </a:xfrm>
                    <a:prstGeom prst="rect">
                      <a:avLst/>
                    </a:prstGeom>
                    <a:noFill/>
                    <a:ln>
                      <a:noFill/>
                    </a:ln>
                  </pic:spPr>
                </pic:pic>
              </a:graphicData>
            </a:graphic>
          </wp:inline>
        </w:drawing>
      </w:r>
    </w:p>
    <w:p w14:paraId="28E86710" w14:textId="77777777" w:rsidR="00E874D5" w:rsidRPr="002D5D48" w:rsidRDefault="00E874D5" w:rsidP="003A5B7F">
      <w:pPr>
        <w:pStyle w:val="a7"/>
        <w:spacing w:line="360" w:lineRule="auto"/>
        <w:rPr>
          <w:rFonts w:asciiTheme="minorEastAsia" w:eastAsiaTheme="minorEastAsia" w:hAnsiTheme="minorEastAsia" w:cstheme="minorBidi"/>
          <w:sz w:val="21"/>
          <w:szCs w:val="21"/>
        </w:rPr>
      </w:pPr>
      <w:proofErr w:type="spellStart"/>
      <w:r w:rsidRPr="002D5D48">
        <w:rPr>
          <w:rFonts w:asciiTheme="minorEastAsia" w:eastAsiaTheme="minorEastAsia" w:hAnsiTheme="minorEastAsia" w:cstheme="minorBidi"/>
          <w:sz w:val="21"/>
          <w:szCs w:val="21"/>
        </w:rPr>
        <w:t>ps</w:t>
      </w:r>
      <w:proofErr w:type="spellEnd"/>
      <w:r w:rsidRPr="002D5D48">
        <w:rPr>
          <w:rFonts w:asciiTheme="minorEastAsia" w:eastAsiaTheme="minorEastAsia" w:hAnsiTheme="minorEastAsia" w:cstheme="minorBidi"/>
          <w:sz w:val="21"/>
          <w:szCs w:val="21"/>
        </w:rPr>
        <w:t>: 在读写命令下达时，open函数默认执行，也就是说</w:t>
      </w:r>
      <w:proofErr w:type="gramStart"/>
      <w:r w:rsidRPr="002D5D48">
        <w:rPr>
          <w:rFonts w:asciiTheme="minorEastAsia" w:eastAsiaTheme="minorEastAsia" w:hAnsiTheme="minorEastAsia" w:cstheme="minorBidi"/>
          <w:sz w:val="21"/>
          <w:szCs w:val="21"/>
        </w:rPr>
        <w:t>读写进程</w:t>
      </w:r>
      <w:proofErr w:type="gramEnd"/>
      <w:r w:rsidRPr="002D5D48">
        <w:rPr>
          <w:rFonts w:asciiTheme="minorEastAsia" w:eastAsiaTheme="minorEastAsia" w:hAnsiTheme="minorEastAsia" w:cstheme="minorBidi"/>
          <w:sz w:val="21"/>
          <w:szCs w:val="21"/>
        </w:rPr>
        <w:t>不能超过16个</w:t>
      </w:r>
    </w:p>
    <w:p w14:paraId="4A951EBB" w14:textId="300D933F"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(12) login</w:t>
      </w:r>
    </w:p>
    <w:p w14:paraId="13D6AEBB" w14:textId="0E4CFC8C" w:rsidR="00E874D5" w:rsidRDefault="00E874D5" w:rsidP="003A5B7F">
      <w:pPr>
        <w:pStyle w:val="a7"/>
        <w:spacing w:line="360" w:lineRule="auto"/>
      </w:pPr>
      <w:r>
        <w:rPr>
          <w:noProof/>
        </w:rPr>
        <w:lastRenderedPageBreak/>
        <w:drawing>
          <wp:inline distT="0" distB="0" distL="0" distR="0" wp14:anchorId="2F3B96CA" wp14:editId="26CFD5E2">
            <wp:extent cx="5581650" cy="438150"/>
            <wp:effectExtent l="0" t="0" r="0" b="0"/>
            <wp:docPr id="75819" name="图片 7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1650" cy="438150"/>
                    </a:xfrm>
                    <a:prstGeom prst="rect">
                      <a:avLst/>
                    </a:prstGeom>
                    <a:noFill/>
                    <a:ln>
                      <a:noFill/>
                    </a:ln>
                  </pic:spPr>
                </pic:pic>
              </a:graphicData>
            </a:graphic>
          </wp:inline>
        </w:drawing>
      </w:r>
    </w:p>
    <w:p w14:paraId="38DB542F" w14:textId="3A81383D"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(13) logout</w:t>
      </w:r>
    </w:p>
    <w:p w14:paraId="0A574A8A" w14:textId="5CC26E24" w:rsidR="00E874D5" w:rsidRDefault="00E874D5" w:rsidP="003A5B7F">
      <w:pPr>
        <w:pStyle w:val="a7"/>
        <w:spacing w:line="360" w:lineRule="auto"/>
      </w:pPr>
      <w:r>
        <w:rPr>
          <w:noProof/>
        </w:rPr>
        <w:drawing>
          <wp:inline distT="0" distB="0" distL="0" distR="0" wp14:anchorId="7F1ACD3D" wp14:editId="6448ED3F">
            <wp:extent cx="4981575" cy="628650"/>
            <wp:effectExtent l="0" t="0" r="0" b="0"/>
            <wp:docPr id="75820" name="图片 7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81575" cy="628650"/>
                    </a:xfrm>
                    <a:prstGeom prst="rect">
                      <a:avLst/>
                    </a:prstGeom>
                    <a:noFill/>
                    <a:ln>
                      <a:noFill/>
                    </a:ln>
                  </pic:spPr>
                </pic:pic>
              </a:graphicData>
            </a:graphic>
          </wp:inline>
        </w:drawing>
      </w:r>
    </w:p>
    <w:p w14:paraId="73833F31" w14:textId="2A083644"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(14) exit</w:t>
      </w:r>
    </w:p>
    <w:p w14:paraId="1816AAB8" w14:textId="56C6953D" w:rsidR="00E874D5" w:rsidRDefault="00E874D5" w:rsidP="003A5B7F">
      <w:pPr>
        <w:pStyle w:val="a7"/>
        <w:spacing w:line="360" w:lineRule="auto"/>
      </w:pPr>
      <w:r>
        <w:rPr>
          <w:noProof/>
        </w:rPr>
        <w:drawing>
          <wp:inline distT="0" distB="0" distL="0" distR="0" wp14:anchorId="07BC3AF5" wp14:editId="68F9EB59">
            <wp:extent cx="5305425" cy="552450"/>
            <wp:effectExtent l="0" t="0" r="0" b="0"/>
            <wp:docPr id="75821" name="图片 7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05425" cy="552450"/>
                    </a:xfrm>
                    <a:prstGeom prst="rect">
                      <a:avLst/>
                    </a:prstGeom>
                    <a:noFill/>
                    <a:ln>
                      <a:noFill/>
                    </a:ln>
                  </pic:spPr>
                </pic:pic>
              </a:graphicData>
            </a:graphic>
          </wp:inline>
        </w:drawing>
      </w:r>
    </w:p>
    <w:p w14:paraId="5A252DCC" w14:textId="1B58322F"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(15) format</w:t>
      </w:r>
    </w:p>
    <w:p w14:paraId="2189F391" w14:textId="2967885F" w:rsidR="00E874D5" w:rsidRDefault="00E874D5" w:rsidP="003A5B7F">
      <w:pPr>
        <w:pStyle w:val="a7"/>
        <w:spacing w:line="360" w:lineRule="auto"/>
      </w:pPr>
      <w:r>
        <w:rPr>
          <w:noProof/>
        </w:rPr>
        <w:drawing>
          <wp:inline distT="0" distB="0" distL="0" distR="0" wp14:anchorId="5CF7900D" wp14:editId="67259F92">
            <wp:extent cx="5581650" cy="3248025"/>
            <wp:effectExtent l="0" t="0" r="0" b="0"/>
            <wp:docPr id="75822" name="图片 7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81650" cy="3248025"/>
                    </a:xfrm>
                    <a:prstGeom prst="rect">
                      <a:avLst/>
                    </a:prstGeom>
                    <a:noFill/>
                    <a:ln>
                      <a:noFill/>
                    </a:ln>
                  </pic:spPr>
                </pic:pic>
              </a:graphicData>
            </a:graphic>
          </wp:inline>
        </w:drawing>
      </w:r>
    </w:p>
    <w:p w14:paraId="3FCF6E01" w14:textId="77777777" w:rsidR="00E874D5" w:rsidRPr="002D5D48" w:rsidRDefault="00E874D5" w:rsidP="003A5B7F">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sz w:val="21"/>
          <w:szCs w:val="21"/>
        </w:rPr>
        <w:t>(16) password</w:t>
      </w:r>
    </w:p>
    <w:p w14:paraId="57F4402D" w14:textId="53E24064" w:rsidR="00E874D5" w:rsidRPr="00E874D5" w:rsidRDefault="00E874D5" w:rsidP="003A5B7F">
      <w:pPr>
        <w:spacing w:line="360" w:lineRule="auto"/>
        <w:rPr>
          <w:lang w:eastAsia="zh-CN"/>
        </w:rPr>
      </w:pPr>
      <w:r>
        <w:rPr>
          <w:rFonts w:hint="eastAsia"/>
          <w:noProof/>
          <w:lang w:eastAsia="zh-CN"/>
        </w:rPr>
        <w:lastRenderedPageBreak/>
        <w:drawing>
          <wp:inline distT="0" distB="0" distL="0" distR="0" wp14:anchorId="760D620C" wp14:editId="7BED2646">
            <wp:extent cx="4676775" cy="2771775"/>
            <wp:effectExtent l="0" t="0" r="0" b="0"/>
            <wp:docPr id="75823" name="图片 7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76775" cy="2771775"/>
                    </a:xfrm>
                    <a:prstGeom prst="rect">
                      <a:avLst/>
                    </a:prstGeom>
                    <a:noFill/>
                    <a:ln>
                      <a:noFill/>
                    </a:ln>
                  </pic:spPr>
                </pic:pic>
              </a:graphicData>
            </a:graphic>
          </wp:inline>
        </w:drawing>
      </w:r>
    </w:p>
    <w:p w14:paraId="51B659BC" w14:textId="457DBA96" w:rsidR="008350F0" w:rsidRDefault="008350F0" w:rsidP="003A5B7F">
      <w:pPr>
        <w:pStyle w:val="4"/>
        <w:spacing w:line="360" w:lineRule="auto"/>
        <w:rPr>
          <w:b w:val="0"/>
          <w:bCs w:val="0"/>
          <w:sz w:val="30"/>
          <w:szCs w:val="30"/>
          <w:lang w:eastAsia="zh-CN"/>
        </w:rPr>
      </w:pPr>
      <w:bookmarkStart w:id="60" w:name="_Toc121399461"/>
      <w:r>
        <w:rPr>
          <w:b w:val="0"/>
          <w:bCs w:val="0"/>
          <w:sz w:val="30"/>
          <w:szCs w:val="30"/>
          <w:lang w:eastAsia="zh-CN"/>
        </w:rPr>
        <w:t>3</w:t>
      </w:r>
      <w:r w:rsidRPr="003F0433">
        <w:rPr>
          <w:b w:val="0"/>
          <w:bCs w:val="0"/>
          <w:sz w:val="30"/>
          <w:szCs w:val="30"/>
          <w:lang w:eastAsia="zh-CN"/>
        </w:rPr>
        <w:t>.</w:t>
      </w:r>
      <w:r>
        <w:rPr>
          <w:b w:val="0"/>
          <w:bCs w:val="0"/>
          <w:sz w:val="30"/>
          <w:szCs w:val="30"/>
          <w:lang w:eastAsia="zh-CN"/>
        </w:rPr>
        <w:t>5</w:t>
      </w:r>
      <w:r w:rsidRPr="003F0433">
        <w:rPr>
          <w:b w:val="0"/>
          <w:bCs w:val="0"/>
          <w:sz w:val="30"/>
          <w:szCs w:val="30"/>
          <w:lang w:eastAsia="zh-CN"/>
        </w:rPr>
        <w:t xml:space="preserve"> </w:t>
      </w:r>
      <w:r>
        <w:rPr>
          <w:rFonts w:hint="eastAsia"/>
          <w:b w:val="0"/>
          <w:bCs w:val="0"/>
          <w:sz w:val="30"/>
          <w:szCs w:val="30"/>
          <w:lang w:eastAsia="zh-CN"/>
        </w:rPr>
        <w:t>程序</w:t>
      </w:r>
      <w:r w:rsidR="00E874D5">
        <w:rPr>
          <w:rFonts w:hint="eastAsia"/>
          <w:b w:val="0"/>
          <w:bCs w:val="0"/>
          <w:sz w:val="30"/>
          <w:szCs w:val="30"/>
          <w:lang w:eastAsia="zh-CN"/>
        </w:rPr>
        <w:t>运行</w:t>
      </w:r>
      <w:r>
        <w:rPr>
          <w:rFonts w:hint="eastAsia"/>
          <w:b w:val="0"/>
          <w:bCs w:val="0"/>
          <w:sz w:val="30"/>
          <w:szCs w:val="30"/>
          <w:lang w:eastAsia="zh-CN"/>
        </w:rPr>
        <w:t>初值及运行结果分析</w:t>
      </w:r>
      <w:bookmarkEnd w:id="60"/>
    </w:p>
    <w:p w14:paraId="618834CE" w14:textId="62F21AAA" w:rsidR="00FB336B" w:rsidRPr="002D5D48" w:rsidRDefault="00E874D5" w:rsidP="002D5D48">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本实验没有该项</w:t>
      </w:r>
    </w:p>
    <w:p w14:paraId="68314D8C" w14:textId="10A8F4AE" w:rsidR="00FB336B" w:rsidRPr="002D5D48" w:rsidRDefault="008350F0" w:rsidP="002D5D48">
      <w:pPr>
        <w:pStyle w:val="4"/>
        <w:spacing w:line="360" w:lineRule="auto"/>
        <w:rPr>
          <w:b w:val="0"/>
          <w:bCs w:val="0"/>
          <w:sz w:val="30"/>
          <w:szCs w:val="30"/>
          <w:lang w:eastAsia="zh-CN"/>
        </w:rPr>
      </w:pPr>
      <w:bookmarkStart w:id="61" w:name="_Toc121399462"/>
      <w:r>
        <w:rPr>
          <w:b w:val="0"/>
          <w:bCs w:val="0"/>
          <w:sz w:val="30"/>
          <w:szCs w:val="30"/>
          <w:lang w:eastAsia="zh-CN"/>
        </w:rPr>
        <w:t>3</w:t>
      </w:r>
      <w:r w:rsidRPr="003F0433">
        <w:rPr>
          <w:b w:val="0"/>
          <w:bCs w:val="0"/>
          <w:sz w:val="30"/>
          <w:szCs w:val="30"/>
          <w:lang w:eastAsia="zh-CN"/>
        </w:rPr>
        <w:t>.</w:t>
      </w:r>
      <w:r>
        <w:rPr>
          <w:b w:val="0"/>
          <w:bCs w:val="0"/>
          <w:sz w:val="30"/>
          <w:szCs w:val="30"/>
          <w:lang w:eastAsia="zh-CN"/>
        </w:rPr>
        <w:t>6</w:t>
      </w:r>
      <w:r>
        <w:rPr>
          <w:rFonts w:hint="eastAsia"/>
          <w:b w:val="0"/>
          <w:bCs w:val="0"/>
          <w:sz w:val="30"/>
          <w:szCs w:val="30"/>
          <w:lang w:eastAsia="zh-CN"/>
        </w:rPr>
        <w:t xml:space="preserve"> </w:t>
      </w:r>
      <w:r>
        <w:rPr>
          <w:rFonts w:hint="eastAsia"/>
          <w:b w:val="0"/>
          <w:bCs w:val="0"/>
          <w:sz w:val="30"/>
          <w:szCs w:val="30"/>
          <w:lang w:eastAsia="zh-CN"/>
        </w:rPr>
        <w:t>实验总结</w:t>
      </w:r>
      <w:bookmarkEnd w:id="61"/>
    </w:p>
    <w:p w14:paraId="28CAA067" w14:textId="7F74AFEF" w:rsidR="00FB336B" w:rsidRPr="00F33469" w:rsidRDefault="00AF5AE2" w:rsidP="003A5B7F">
      <w:pPr>
        <w:pStyle w:val="5"/>
        <w:spacing w:line="360" w:lineRule="auto"/>
        <w:rPr>
          <w:b w:val="0"/>
          <w:bCs w:val="0"/>
          <w:lang w:eastAsia="zh-CN"/>
        </w:rPr>
      </w:pPr>
      <w:bookmarkStart w:id="62" w:name="_Toc121399463"/>
      <w:r w:rsidRPr="00F33469">
        <w:rPr>
          <w:b w:val="0"/>
          <w:bCs w:val="0"/>
          <w:lang w:eastAsia="zh-CN"/>
        </w:rPr>
        <w:t>3</w:t>
      </w:r>
      <w:r w:rsidR="008350F0" w:rsidRPr="00F33469">
        <w:rPr>
          <w:b w:val="0"/>
          <w:bCs w:val="0"/>
          <w:lang w:eastAsia="zh-CN"/>
        </w:rPr>
        <w:t>.</w:t>
      </w:r>
      <w:r w:rsidRPr="00F33469">
        <w:rPr>
          <w:b w:val="0"/>
          <w:bCs w:val="0"/>
          <w:lang w:eastAsia="zh-CN"/>
        </w:rPr>
        <w:t>6</w:t>
      </w:r>
      <w:r w:rsidR="008350F0" w:rsidRPr="00F33469">
        <w:rPr>
          <w:b w:val="0"/>
          <w:bCs w:val="0"/>
          <w:lang w:eastAsia="zh-CN"/>
        </w:rPr>
        <w:t>.1</w:t>
      </w:r>
      <w:r w:rsidRPr="00F33469">
        <w:rPr>
          <w:b w:val="0"/>
          <w:bCs w:val="0"/>
          <w:lang w:eastAsia="zh-CN"/>
        </w:rPr>
        <w:t xml:space="preserve"> </w:t>
      </w:r>
      <w:r w:rsidR="008350F0" w:rsidRPr="00F33469">
        <w:rPr>
          <w:rFonts w:hint="eastAsia"/>
          <w:b w:val="0"/>
          <w:bCs w:val="0"/>
          <w:lang w:eastAsia="zh-CN"/>
        </w:rPr>
        <w:t>实验中的问题及解决过程</w:t>
      </w:r>
      <w:bookmarkEnd w:id="62"/>
    </w:p>
    <w:p w14:paraId="3A8E726A" w14:textId="3F2216E9" w:rsidR="00E874D5" w:rsidRPr="002D5D48" w:rsidRDefault="00E874D5" w:rsidP="002D5D48">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本实验主要遇到的问题是修改指导书中的错误，指导书中错误的地方很多，看完整</w:t>
      </w:r>
      <w:proofErr w:type="gramStart"/>
      <w:r w:rsidRPr="002D5D48">
        <w:rPr>
          <w:rFonts w:asciiTheme="minorEastAsia" w:eastAsiaTheme="minorEastAsia" w:hAnsiTheme="minorEastAsia" w:cstheme="minorBidi" w:hint="eastAsia"/>
          <w:sz w:val="21"/>
          <w:szCs w:val="21"/>
        </w:rPr>
        <w:t>个</w:t>
      </w:r>
      <w:proofErr w:type="gramEnd"/>
      <w:r w:rsidRPr="002D5D48">
        <w:rPr>
          <w:rFonts w:asciiTheme="minorEastAsia" w:eastAsiaTheme="minorEastAsia" w:hAnsiTheme="minorEastAsia" w:cstheme="minorBidi" w:hint="eastAsia"/>
          <w:sz w:val="21"/>
          <w:szCs w:val="21"/>
        </w:rPr>
        <w:t>代码修改正确后，才开始进行功能扩充工作。</w:t>
      </w:r>
    </w:p>
    <w:p w14:paraId="19D5B6B9" w14:textId="470CF852" w:rsidR="00E874D5" w:rsidRPr="002D5D48" w:rsidRDefault="00E874D5" w:rsidP="002D5D48">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并且再次用到联合编译，让文件系统代码比较清晰，便于封装</w:t>
      </w:r>
    </w:p>
    <w:p w14:paraId="05CF6461" w14:textId="7BDFCA3D" w:rsidR="00E874D5" w:rsidRPr="002D5D48" w:rsidRDefault="00E874D5" w:rsidP="002D5D48">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对于</w:t>
      </w:r>
      <w:proofErr w:type="spellStart"/>
      <w:r w:rsidRPr="002D5D48">
        <w:rPr>
          <w:rFonts w:asciiTheme="minorEastAsia" w:eastAsiaTheme="minorEastAsia" w:hAnsiTheme="minorEastAsia" w:cstheme="minorBidi" w:hint="eastAsia"/>
          <w:sz w:val="21"/>
          <w:szCs w:val="21"/>
        </w:rPr>
        <w:t>getch</w:t>
      </w:r>
      <w:proofErr w:type="spellEnd"/>
      <w:r w:rsidRPr="002D5D48">
        <w:rPr>
          <w:rFonts w:asciiTheme="minorEastAsia" w:eastAsiaTheme="minorEastAsia" w:hAnsiTheme="minorEastAsia" w:cstheme="minorBidi" w:hint="eastAsia"/>
          <w:sz w:val="21"/>
          <w:szCs w:val="21"/>
        </w:rPr>
        <w:t>（）函数中输入输出模式感到疑惑，使用了&lt;</w:t>
      </w:r>
      <w:proofErr w:type="spellStart"/>
      <w:r w:rsidRPr="002D5D48">
        <w:rPr>
          <w:rFonts w:asciiTheme="minorEastAsia" w:eastAsiaTheme="minorEastAsia" w:hAnsiTheme="minorEastAsia" w:cstheme="minorBidi"/>
          <w:sz w:val="21"/>
          <w:szCs w:val="21"/>
        </w:rPr>
        <w:t>termios</w:t>
      </w:r>
      <w:r w:rsidRPr="002D5D48">
        <w:rPr>
          <w:rFonts w:asciiTheme="minorEastAsia" w:eastAsiaTheme="minorEastAsia" w:hAnsiTheme="minorEastAsia" w:cstheme="minorBidi" w:hint="eastAsia"/>
          <w:sz w:val="21"/>
          <w:szCs w:val="21"/>
        </w:rPr>
        <w:t>.</w:t>
      </w:r>
      <w:r w:rsidRPr="002D5D48">
        <w:rPr>
          <w:rFonts w:asciiTheme="minorEastAsia" w:eastAsiaTheme="minorEastAsia" w:hAnsiTheme="minorEastAsia" w:cstheme="minorBidi"/>
          <w:sz w:val="21"/>
          <w:szCs w:val="21"/>
        </w:rPr>
        <w:t>h</w:t>
      </w:r>
      <w:proofErr w:type="spellEnd"/>
      <w:r w:rsidRPr="002D5D48">
        <w:rPr>
          <w:rFonts w:asciiTheme="minorEastAsia" w:eastAsiaTheme="minorEastAsia" w:hAnsiTheme="minorEastAsia" w:cstheme="minorBidi"/>
          <w:sz w:val="21"/>
          <w:szCs w:val="21"/>
        </w:rPr>
        <w:t>&gt;</w:t>
      </w:r>
      <w:r w:rsidRPr="002D5D48">
        <w:rPr>
          <w:rFonts w:asciiTheme="minorEastAsia" w:eastAsiaTheme="minorEastAsia" w:hAnsiTheme="minorEastAsia" w:cstheme="minorBidi" w:hint="eastAsia"/>
          <w:sz w:val="21"/>
          <w:szCs w:val="21"/>
        </w:rPr>
        <w:t>库来实现，通过查找</w:t>
      </w:r>
      <w:proofErr w:type="spellStart"/>
      <w:r w:rsidRPr="002D5D48">
        <w:rPr>
          <w:rFonts w:asciiTheme="minorEastAsia" w:eastAsiaTheme="minorEastAsia" w:hAnsiTheme="minorEastAsia" w:cstheme="minorBidi" w:hint="eastAsia"/>
          <w:sz w:val="21"/>
          <w:szCs w:val="21"/>
        </w:rPr>
        <w:t>csdn</w:t>
      </w:r>
      <w:proofErr w:type="spellEnd"/>
      <w:r w:rsidRPr="002D5D48">
        <w:rPr>
          <w:rFonts w:asciiTheme="minorEastAsia" w:eastAsiaTheme="minorEastAsia" w:hAnsiTheme="minorEastAsia" w:cstheme="minorBidi" w:hint="eastAsia"/>
          <w:sz w:val="21"/>
          <w:szCs w:val="21"/>
        </w:rPr>
        <w:t>了解</w:t>
      </w:r>
    </w:p>
    <w:p w14:paraId="535E7AE6" w14:textId="4519C459" w:rsidR="00E874D5" w:rsidRPr="002D5D48" w:rsidRDefault="00E874D5" w:rsidP="002D5D48">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包括其他对文件操作</w:t>
      </w:r>
      <w:proofErr w:type="spellStart"/>
      <w:r w:rsidRPr="002D5D48">
        <w:rPr>
          <w:rFonts w:asciiTheme="minorEastAsia" w:eastAsiaTheme="minorEastAsia" w:hAnsiTheme="minorEastAsia" w:cstheme="minorBidi" w:hint="eastAsia"/>
          <w:sz w:val="21"/>
          <w:szCs w:val="21"/>
        </w:rPr>
        <w:t>fseek</w:t>
      </w:r>
      <w:proofErr w:type="spellEnd"/>
      <w:r w:rsidR="00F33469" w:rsidRPr="002D5D48">
        <w:rPr>
          <w:rFonts w:asciiTheme="minorEastAsia" w:eastAsiaTheme="minorEastAsia" w:hAnsiTheme="minorEastAsia" w:cstheme="minorBidi" w:hint="eastAsia"/>
          <w:sz w:val="21"/>
          <w:szCs w:val="21"/>
        </w:rPr>
        <w:t>，</w:t>
      </w:r>
      <w:proofErr w:type="spellStart"/>
      <w:r w:rsidR="00F33469" w:rsidRPr="002D5D48">
        <w:rPr>
          <w:rFonts w:asciiTheme="minorEastAsia" w:eastAsiaTheme="minorEastAsia" w:hAnsiTheme="minorEastAsia" w:cstheme="minorBidi" w:hint="eastAsia"/>
          <w:sz w:val="21"/>
          <w:szCs w:val="21"/>
        </w:rPr>
        <w:t>fread</w:t>
      </w:r>
      <w:proofErr w:type="spellEnd"/>
      <w:r w:rsidR="00F33469" w:rsidRPr="002D5D48">
        <w:rPr>
          <w:rFonts w:asciiTheme="minorEastAsia" w:eastAsiaTheme="minorEastAsia" w:hAnsiTheme="minorEastAsia" w:cstheme="minorBidi" w:hint="eastAsia"/>
          <w:sz w:val="21"/>
          <w:szCs w:val="21"/>
        </w:rPr>
        <w:t>，</w:t>
      </w:r>
      <w:proofErr w:type="spellStart"/>
      <w:r w:rsidR="00F33469" w:rsidRPr="002D5D48">
        <w:rPr>
          <w:rFonts w:asciiTheme="minorEastAsia" w:eastAsiaTheme="minorEastAsia" w:hAnsiTheme="minorEastAsia" w:cstheme="minorBidi" w:hint="eastAsia"/>
          <w:sz w:val="21"/>
          <w:szCs w:val="21"/>
        </w:rPr>
        <w:t>fwrite</w:t>
      </w:r>
      <w:proofErr w:type="spellEnd"/>
      <w:r w:rsidR="00F33469" w:rsidRPr="002D5D48">
        <w:rPr>
          <w:rFonts w:asciiTheme="minorEastAsia" w:eastAsiaTheme="minorEastAsia" w:hAnsiTheme="minorEastAsia" w:cstheme="minorBidi" w:hint="eastAsia"/>
          <w:sz w:val="21"/>
          <w:szCs w:val="21"/>
        </w:rPr>
        <w:t>等函数也是通过查找了解</w:t>
      </w:r>
    </w:p>
    <w:p w14:paraId="35B5A1AE" w14:textId="5898AA6C" w:rsidR="00AF5AE2" w:rsidRDefault="00AF5AE2" w:rsidP="003A5B7F">
      <w:pPr>
        <w:pStyle w:val="5"/>
        <w:spacing w:line="360" w:lineRule="auto"/>
        <w:rPr>
          <w:b w:val="0"/>
          <w:bCs w:val="0"/>
          <w:lang w:eastAsia="zh-CN"/>
        </w:rPr>
      </w:pPr>
      <w:bookmarkStart w:id="63" w:name="_Toc121399464"/>
      <w:r>
        <w:rPr>
          <w:b w:val="0"/>
          <w:bCs w:val="0"/>
          <w:lang w:eastAsia="zh-CN"/>
        </w:rPr>
        <w:t xml:space="preserve">3.6.2 </w:t>
      </w:r>
      <w:r w:rsidRPr="00497E4E">
        <w:rPr>
          <w:rFonts w:hint="eastAsia"/>
          <w:b w:val="0"/>
          <w:bCs w:val="0"/>
          <w:lang w:eastAsia="zh-CN"/>
        </w:rPr>
        <w:t>实验</w:t>
      </w:r>
      <w:r>
        <w:rPr>
          <w:rFonts w:hint="eastAsia"/>
          <w:b w:val="0"/>
          <w:bCs w:val="0"/>
          <w:lang w:eastAsia="zh-CN"/>
        </w:rPr>
        <w:t>收获</w:t>
      </w:r>
      <w:bookmarkEnd w:id="63"/>
    </w:p>
    <w:p w14:paraId="73CED51C" w14:textId="1A169C33" w:rsidR="00F33469" w:rsidRPr="002D5D48" w:rsidRDefault="00F33469" w:rsidP="002D5D48">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学会了看千行代码的能力，学会把代码拆开封装，便于修改和阅读，对文件的操作也更加熟练</w:t>
      </w:r>
    </w:p>
    <w:p w14:paraId="707312FC" w14:textId="3E7CC0E0" w:rsidR="00F33469" w:rsidRPr="002D5D48" w:rsidRDefault="00F33469" w:rsidP="002D5D48">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更好地学习了文件系统知识，了解了E</w:t>
      </w:r>
      <w:r w:rsidRPr="002D5D48">
        <w:rPr>
          <w:rFonts w:asciiTheme="minorEastAsia" w:eastAsiaTheme="minorEastAsia" w:hAnsiTheme="minorEastAsia" w:cstheme="minorBidi"/>
          <w:sz w:val="21"/>
          <w:szCs w:val="21"/>
        </w:rPr>
        <w:t>XT2</w:t>
      </w:r>
      <w:r w:rsidRPr="002D5D48">
        <w:rPr>
          <w:rFonts w:asciiTheme="minorEastAsia" w:eastAsiaTheme="minorEastAsia" w:hAnsiTheme="minorEastAsia" w:cstheme="minorBidi" w:hint="eastAsia"/>
          <w:sz w:val="21"/>
          <w:szCs w:val="21"/>
        </w:rPr>
        <w:t>文件系统的工作机制</w:t>
      </w:r>
    </w:p>
    <w:p w14:paraId="530034A7" w14:textId="335EDE03" w:rsidR="00F33469" w:rsidRPr="002D5D48" w:rsidRDefault="00F33469" w:rsidP="002D5D48">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lastRenderedPageBreak/>
        <w:t>很大地加强了我的代码能力</w:t>
      </w:r>
    </w:p>
    <w:p w14:paraId="1AAC1948" w14:textId="5977DBA0" w:rsidR="00AF5AE2" w:rsidRDefault="00AF5AE2" w:rsidP="003A5B7F">
      <w:pPr>
        <w:pStyle w:val="5"/>
        <w:spacing w:line="360" w:lineRule="auto"/>
        <w:rPr>
          <w:b w:val="0"/>
          <w:bCs w:val="0"/>
          <w:lang w:eastAsia="zh-CN"/>
        </w:rPr>
      </w:pPr>
      <w:bookmarkStart w:id="64" w:name="_Toc121399465"/>
      <w:r>
        <w:rPr>
          <w:b w:val="0"/>
          <w:bCs w:val="0"/>
          <w:lang w:eastAsia="zh-CN"/>
        </w:rPr>
        <w:t xml:space="preserve">3.6.3 </w:t>
      </w:r>
      <w:r>
        <w:rPr>
          <w:rFonts w:hint="eastAsia"/>
          <w:b w:val="0"/>
          <w:bCs w:val="0"/>
          <w:lang w:eastAsia="zh-CN"/>
        </w:rPr>
        <w:t>意见与建议</w:t>
      </w:r>
      <w:bookmarkEnd w:id="64"/>
    </w:p>
    <w:p w14:paraId="66316E5A" w14:textId="7A39519F" w:rsidR="00F33469" w:rsidRPr="002D5D48" w:rsidRDefault="00F33469" w:rsidP="002D5D48">
      <w:pPr>
        <w:pStyle w:val="a7"/>
        <w:spacing w:line="360" w:lineRule="auto"/>
        <w:rPr>
          <w:rFonts w:asciiTheme="minorEastAsia" w:eastAsiaTheme="minorEastAsia" w:hAnsiTheme="minorEastAsia" w:cstheme="minorBidi"/>
          <w:sz w:val="21"/>
          <w:szCs w:val="21"/>
        </w:rPr>
      </w:pPr>
      <w:r w:rsidRPr="002D5D48">
        <w:rPr>
          <w:rFonts w:asciiTheme="minorEastAsia" w:eastAsiaTheme="minorEastAsia" w:hAnsiTheme="minorEastAsia" w:cstheme="minorBidi" w:hint="eastAsia"/>
          <w:sz w:val="21"/>
          <w:szCs w:val="21"/>
        </w:rPr>
        <w:t>实验要求可以增加一个多用户的实现，在我的代码中，只要把</w:t>
      </w:r>
      <w:proofErr w:type="spellStart"/>
      <w:r w:rsidRPr="002D5D48">
        <w:rPr>
          <w:rFonts w:asciiTheme="minorEastAsia" w:eastAsiaTheme="minorEastAsia" w:hAnsiTheme="minorEastAsia" w:cstheme="minorBidi" w:hint="eastAsia"/>
          <w:sz w:val="21"/>
          <w:szCs w:val="21"/>
        </w:rPr>
        <w:t>inode</w:t>
      </w:r>
      <w:proofErr w:type="spellEnd"/>
      <w:r w:rsidRPr="002D5D48">
        <w:rPr>
          <w:rFonts w:asciiTheme="minorEastAsia" w:eastAsiaTheme="minorEastAsia" w:hAnsiTheme="minorEastAsia" w:cstheme="minorBidi" w:hint="eastAsia"/>
          <w:sz w:val="21"/>
          <w:szCs w:val="21"/>
        </w:rPr>
        <w:t>稍作修改就可以实现多用户的文件系统，同时多个用户进入，各自拥有独立的文件打开表，而且用户结构体也比较好定义，只需要账户名和密码就可以进入</w:t>
      </w:r>
    </w:p>
    <w:p w14:paraId="15C3E547" w14:textId="77777777" w:rsidR="008350F0" w:rsidRDefault="008350F0" w:rsidP="003A5B7F">
      <w:pPr>
        <w:pStyle w:val="4"/>
        <w:spacing w:line="360" w:lineRule="auto"/>
        <w:rPr>
          <w:b w:val="0"/>
          <w:bCs w:val="0"/>
          <w:sz w:val="30"/>
          <w:szCs w:val="30"/>
          <w:lang w:eastAsia="zh-CN"/>
        </w:rPr>
      </w:pPr>
      <w:bookmarkStart w:id="65" w:name="_Toc121399466"/>
      <w:r>
        <w:rPr>
          <w:b w:val="0"/>
          <w:bCs w:val="0"/>
          <w:sz w:val="30"/>
          <w:szCs w:val="30"/>
          <w:lang w:eastAsia="zh-CN"/>
        </w:rPr>
        <w:t xml:space="preserve">3.7 </w:t>
      </w:r>
      <w:r>
        <w:rPr>
          <w:rFonts w:hint="eastAsia"/>
          <w:b w:val="0"/>
          <w:bCs w:val="0"/>
          <w:sz w:val="30"/>
          <w:szCs w:val="30"/>
          <w:lang w:eastAsia="zh-CN"/>
        </w:rPr>
        <w:t>附件</w:t>
      </w:r>
      <w:bookmarkEnd w:id="65"/>
    </w:p>
    <w:p w14:paraId="7C66E4B5" w14:textId="2226DCED" w:rsidR="008350F0" w:rsidRPr="00497E4E" w:rsidRDefault="00AF5AE2" w:rsidP="003A5B7F">
      <w:pPr>
        <w:pStyle w:val="5"/>
        <w:spacing w:line="360" w:lineRule="auto"/>
        <w:rPr>
          <w:b w:val="0"/>
          <w:bCs w:val="0"/>
          <w:lang w:eastAsia="zh-CN"/>
        </w:rPr>
      </w:pPr>
      <w:bookmarkStart w:id="66" w:name="_Toc121399467"/>
      <w:r>
        <w:rPr>
          <w:b w:val="0"/>
          <w:bCs w:val="0"/>
          <w:lang w:eastAsia="zh-CN"/>
        </w:rPr>
        <w:t>3.7.1</w:t>
      </w:r>
      <w:r>
        <w:rPr>
          <w:rFonts w:hint="eastAsia"/>
          <w:b w:val="0"/>
          <w:bCs w:val="0"/>
          <w:lang w:eastAsia="zh-CN"/>
        </w:rPr>
        <w:t xml:space="preserve"> </w:t>
      </w:r>
      <w:r>
        <w:rPr>
          <w:rFonts w:hint="eastAsia"/>
          <w:b w:val="0"/>
          <w:bCs w:val="0"/>
          <w:lang w:eastAsia="zh-CN"/>
        </w:rPr>
        <w:t>附件</w:t>
      </w:r>
      <w:r>
        <w:rPr>
          <w:rFonts w:hint="eastAsia"/>
          <w:b w:val="0"/>
          <w:bCs w:val="0"/>
          <w:lang w:eastAsia="zh-CN"/>
        </w:rPr>
        <w:t>1</w:t>
      </w:r>
      <w:r>
        <w:rPr>
          <w:b w:val="0"/>
          <w:bCs w:val="0"/>
          <w:lang w:eastAsia="zh-CN"/>
        </w:rPr>
        <w:t xml:space="preserve"> </w:t>
      </w:r>
      <w:r>
        <w:rPr>
          <w:rFonts w:hint="eastAsia"/>
          <w:b w:val="0"/>
          <w:bCs w:val="0"/>
          <w:lang w:eastAsia="zh-CN"/>
        </w:rPr>
        <w:t>程序</w:t>
      </w:r>
      <w:bookmarkEnd w:id="66"/>
      <w:r w:rsidRPr="00497E4E">
        <w:rPr>
          <w:b w:val="0"/>
          <w:bCs w:val="0"/>
          <w:lang w:eastAsia="zh-CN"/>
        </w:rPr>
        <w:t xml:space="preserve"> </w:t>
      </w:r>
    </w:p>
    <w:p w14:paraId="4AC7DBB2" w14:textId="0EE49FB6" w:rsidR="00DA3B37" w:rsidRPr="00AF5AE2" w:rsidRDefault="00AF5AE2" w:rsidP="003A5B7F">
      <w:pPr>
        <w:pStyle w:val="5"/>
        <w:spacing w:line="360" w:lineRule="auto"/>
        <w:rPr>
          <w:b w:val="0"/>
          <w:bCs w:val="0"/>
          <w:lang w:eastAsia="zh-CN"/>
        </w:rPr>
      </w:pPr>
      <w:bookmarkStart w:id="67" w:name="_Toc121399468"/>
      <w:r>
        <w:rPr>
          <w:b w:val="0"/>
          <w:bCs w:val="0"/>
          <w:lang w:eastAsia="zh-CN"/>
        </w:rPr>
        <w:t>3.7.1</w:t>
      </w:r>
      <w:r>
        <w:rPr>
          <w:rFonts w:hint="eastAsia"/>
          <w:b w:val="0"/>
          <w:bCs w:val="0"/>
          <w:lang w:eastAsia="zh-CN"/>
        </w:rPr>
        <w:t xml:space="preserve"> </w:t>
      </w:r>
      <w:r>
        <w:rPr>
          <w:rFonts w:hint="eastAsia"/>
          <w:b w:val="0"/>
          <w:bCs w:val="0"/>
          <w:lang w:eastAsia="zh-CN"/>
        </w:rPr>
        <w:t>附件</w:t>
      </w:r>
      <w:r>
        <w:rPr>
          <w:rFonts w:hint="eastAsia"/>
          <w:b w:val="0"/>
          <w:bCs w:val="0"/>
          <w:lang w:eastAsia="zh-CN"/>
        </w:rPr>
        <w:t>2</w:t>
      </w:r>
      <w:r>
        <w:rPr>
          <w:b w:val="0"/>
          <w:bCs w:val="0"/>
          <w:lang w:eastAsia="zh-CN"/>
        </w:rPr>
        <w:t xml:space="preserve"> R</w:t>
      </w:r>
      <w:r>
        <w:rPr>
          <w:rFonts w:hint="eastAsia"/>
          <w:b w:val="0"/>
          <w:bCs w:val="0"/>
          <w:lang w:eastAsia="zh-CN"/>
        </w:rPr>
        <w:t>eadme</w:t>
      </w:r>
      <w:bookmarkEnd w:id="67"/>
      <w:r w:rsidRPr="00497E4E">
        <w:rPr>
          <w:b w:val="0"/>
          <w:bCs w:val="0"/>
          <w:lang w:eastAsia="zh-CN"/>
        </w:rPr>
        <w:t xml:space="preserve"> </w:t>
      </w:r>
    </w:p>
    <w:sectPr w:rsidR="00DA3B37" w:rsidRPr="00AF5AE2" w:rsidSect="00593424">
      <w:pgSz w:w="11920" w:h="16840"/>
      <w:pgMar w:top="1100" w:right="1560" w:bottom="1260" w:left="1560" w:header="879"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16EEB" w14:textId="77777777" w:rsidR="007B31FB" w:rsidRDefault="007B31FB" w:rsidP="00D63558">
      <w:pPr>
        <w:spacing w:after="0" w:line="240" w:lineRule="auto"/>
      </w:pPr>
      <w:r>
        <w:separator/>
      </w:r>
    </w:p>
    <w:p w14:paraId="3A390736" w14:textId="77777777" w:rsidR="007B31FB" w:rsidRDefault="007B31FB"/>
  </w:endnote>
  <w:endnote w:type="continuationSeparator" w:id="0">
    <w:p w14:paraId="16381446" w14:textId="77777777" w:rsidR="007B31FB" w:rsidRDefault="007B31FB" w:rsidP="00D63558">
      <w:pPr>
        <w:spacing w:after="0" w:line="240" w:lineRule="auto"/>
      </w:pPr>
      <w:r>
        <w:continuationSeparator/>
      </w:r>
    </w:p>
    <w:p w14:paraId="006E8FA9" w14:textId="77777777" w:rsidR="007B31FB" w:rsidRDefault="007B31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仿宋 Std R">
    <w:altName w:val="Times New Roman"/>
    <w:charset w:val="28"/>
    <w:family w:val="roman"/>
    <w:pitch w:val="variable"/>
  </w:font>
  <w:font w:name="文鼎霹雳体">
    <w:altName w:val="MS Gothic"/>
    <w:charset w:val="34"/>
    <w:family w:val="swiss"/>
    <w:pitch w:val="fixed"/>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 w:author="曾 锦程" w:date="2022-12-08T12:54:00Z"/>
  <w:sdt>
    <w:sdtPr>
      <w:id w:val="1038703569"/>
      <w:docPartObj>
        <w:docPartGallery w:val="Page Numbers (Bottom of Page)"/>
        <w:docPartUnique/>
      </w:docPartObj>
    </w:sdtPr>
    <w:sdtContent>
      <w:customXmlInsRangeEnd w:id="1"/>
      <w:p w14:paraId="46C639F0" w14:textId="3ECECF55" w:rsidR="00F33469" w:rsidRDefault="00F33469">
        <w:pPr>
          <w:pStyle w:val="a5"/>
          <w:jc w:val="center"/>
          <w:rPr>
            <w:ins w:id="2" w:author="曾 锦程" w:date="2022-12-08T12:54:00Z"/>
          </w:rPr>
        </w:pPr>
        <w:ins w:id="3" w:author="曾 锦程" w:date="2022-12-08T12:54:00Z">
          <w:r>
            <w:fldChar w:fldCharType="begin"/>
          </w:r>
          <w:r>
            <w:instrText>PAGE   \* MERGEFORMAT</w:instrText>
          </w:r>
          <w:r>
            <w:fldChar w:fldCharType="separate"/>
          </w:r>
          <w:r>
            <w:rPr>
              <w:lang w:val="zh-CN" w:eastAsia="zh-CN"/>
            </w:rPr>
            <w:t>2</w:t>
          </w:r>
          <w:r>
            <w:fldChar w:fldCharType="end"/>
          </w:r>
        </w:ins>
      </w:p>
      <w:customXmlInsRangeStart w:id="4" w:author="曾 锦程" w:date="2022-12-08T12:54:00Z"/>
    </w:sdtContent>
  </w:sdt>
  <w:customXmlInsRangeEnd w:id="4"/>
  <w:p w14:paraId="50C7E651" w14:textId="77777777" w:rsidR="00F33469" w:rsidRDefault="00F3346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EF2FC" w14:textId="77777777" w:rsidR="007B31FB" w:rsidRDefault="007B31FB" w:rsidP="00D63558">
      <w:pPr>
        <w:spacing w:after="0" w:line="240" w:lineRule="auto"/>
      </w:pPr>
      <w:r>
        <w:separator/>
      </w:r>
    </w:p>
    <w:p w14:paraId="2DAC7328" w14:textId="77777777" w:rsidR="007B31FB" w:rsidRDefault="007B31FB"/>
  </w:footnote>
  <w:footnote w:type="continuationSeparator" w:id="0">
    <w:p w14:paraId="35D84220" w14:textId="77777777" w:rsidR="007B31FB" w:rsidRDefault="007B31FB" w:rsidP="00D63558">
      <w:pPr>
        <w:spacing w:after="0" w:line="240" w:lineRule="auto"/>
      </w:pPr>
      <w:r>
        <w:continuationSeparator/>
      </w:r>
    </w:p>
    <w:p w14:paraId="446DA1C9" w14:textId="77777777" w:rsidR="007B31FB" w:rsidRDefault="007B31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B8808" w14:textId="77777777" w:rsidR="00F6034B" w:rsidRDefault="00000000">
    <w:pPr>
      <w:spacing w:after="0" w:line="200" w:lineRule="exact"/>
      <w:rPr>
        <w:sz w:val="20"/>
        <w:szCs w:val="20"/>
      </w:rPr>
    </w:pPr>
    <w:r>
      <w:pict w14:anchorId="22010A00">
        <v:group id="_x0000_s1074" style="position:absolute;margin-left:83.6pt;margin-top:55.55pt;width:428.3pt;height:.1pt;z-index:-8329;mso-position-horizontal-relative:page;mso-position-vertical-relative:page" coordorigin="1672,1111" coordsize="8566,2">
          <v:shape id="_x0000_s1075" style="position:absolute;left:1672;top:1111;width:8566;height:2" coordorigin="1672,1111" coordsize="8566,0" path="m1672,1111r8565,e" filled="f" strokeweight=".82pt">
            <v:path arrowok="t"/>
          </v:shape>
          <w10:wrap anchorx="page" anchory="page"/>
        </v:group>
      </w:pict>
    </w:r>
    <w:r>
      <w:pict w14:anchorId="1CE976BF">
        <v:shapetype id="_x0000_t202" coordsize="21600,21600" o:spt="202" path="m,l,21600r21600,l21600,xe">
          <v:stroke joinstyle="miter"/>
          <v:path gradientshapeok="t" o:connecttype="rect"/>
        </v:shapetype>
        <v:shape id="_x0000_s1073" type="#_x0000_t202" style="position:absolute;margin-left:251.7pt;margin-top:42.95pt;width:92pt;height:11pt;z-index:-8328;mso-position-horizontal-relative:page;mso-position-vertical-relative:page" filled="f" stroked="f">
          <v:textbox style="mso-next-textbox:#_x0000_s1073" inset="0,0,0,0">
            <w:txbxContent>
              <w:p w14:paraId="437D4192" w14:textId="77777777" w:rsidR="00F6034B" w:rsidRDefault="00F6034B">
                <w:pPr>
                  <w:spacing w:after="0" w:line="220" w:lineRule="exact"/>
                  <w:ind w:left="20" w:right="-47"/>
                  <w:rPr>
                    <w:rFonts w:ascii="Adobe 仿宋 Std R" w:eastAsia="Adobe 仿宋 Std R" w:hAnsi="Adobe 仿宋 Std R" w:cs="Adobe 仿宋 Std R"/>
                    <w:sz w:val="18"/>
                    <w:szCs w:val="18"/>
                  </w:rPr>
                </w:pPr>
                <w:proofErr w:type="spellStart"/>
                <w:r>
                  <w:rPr>
                    <w:rFonts w:ascii="Adobe 仿宋 Std R" w:eastAsia="Adobe 仿宋 Std R" w:hAnsi="Adobe 仿宋 Std R" w:cs="Adobe 仿宋 Std R"/>
                    <w:sz w:val="18"/>
                    <w:szCs w:val="18"/>
                  </w:rPr>
                  <w:t>操作系统专题实验报告</w:t>
                </w:r>
                <w:proofErr w:type="spell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6F51"/>
    <w:multiLevelType w:val="hybridMultilevel"/>
    <w:tmpl w:val="C3E0158A"/>
    <w:lvl w:ilvl="0" w:tplc="B6F0B2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FB4AF6"/>
    <w:multiLevelType w:val="hybridMultilevel"/>
    <w:tmpl w:val="2DBE2FA6"/>
    <w:lvl w:ilvl="0" w:tplc="4EA22170">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286743"/>
    <w:multiLevelType w:val="multilevel"/>
    <w:tmpl w:val="9774C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825520"/>
    <w:multiLevelType w:val="multilevel"/>
    <w:tmpl w:val="E910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731203"/>
    <w:multiLevelType w:val="hybridMultilevel"/>
    <w:tmpl w:val="6C28C330"/>
    <w:lvl w:ilvl="0" w:tplc="B1661D2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472845"/>
    <w:multiLevelType w:val="multilevel"/>
    <w:tmpl w:val="53044C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352"/>
        </w:tabs>
        <w:ind w:left="1352" w:hanging="360"/>
      </w:pPr>
    </w:lvl>
    <w:lvl w:ilvl="2">
      <w:start w:val="2"/>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7D02E4E"/>
    <w:multiLevelType w:val="hybridMultilevel"/>
    <w:tmpl w:val="C248B5C0"/>
    <w:lvl w:ilvl="0" w:tplc="A5B82D9A">
      <w:start w:val="2"/>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7FEB2C27"/>
    <w:multiLevelType w:val="hybridMultilevel"/>
    <w:tmpl w:val="F438B92A"/>
    <w:lvl w:ilvl="0" w:tplc="DAB6FDD8">
      <w:start w:val="3"/>
      <w:numFmt w:val="bullet"/>
      <w:lvlText w:val=""/>
      <w:lvlJc w:val="left"/>
      <w:pPr>
        <w:ind w:left="720" w:hanging="360"/>
      </w:pPr>
      <w:rPr>
        <w:rFonts w:ascii="Wingdings" w:eastAsiaTheme="minorEastAsia" w:hAnsi="Wingdings" w:cstheme="minorBidi"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16cid:durableId="1364862936">
    <w:abstractNumId w:val="5"/>
  </w:num>
  <w:num w:numId="2" w16cid:durableId="652761266">
    <w:abstractNumId w:val="0"/>
  </w:num>
  <w:num w:numId="3" w16cid:durableId="1790591672">
    <w:abstractNumId w:val="3"/>
  </w:num>
  <w:num w:numId="4" w16cid:durableId="527328132">
    <w:abstractNumId w:val="2"/>
  </w:num>
  <w:num w:numId="5" w16cid:durableId="1549297703">
    <w:abstractNumId w:val="7"/>
  </w:num>
  <w:num w:numId="6" w16cid:durableId="533888544">
    <w:abstractNumId w:val="6"/>
  </w:num>
  <w:num w:numId="7" w16cid:durableId="515390665">
    <w:abstractNumId w:val="1"/>
  </w:num>
  <w:num w:numId="8" w16cid:durableId="263997810">
    <w:abstractNumId w:val="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曾 锦程">
    <w15:presenceInfo w15:providerId="Windows Live" w15:userId="3150d7c003f5c3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316"/>
    <o:shapelayout v:ext="edit">
      <o:idmap v:ext="edit" data="1"/>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D63558"/>
    <w:rsid w:val="000431E2"/>
    <w:rsid w:val="00063765"/>
    <w:rsid w:val="00080B7A"/>
    <w:rsid w:val="000A5198"/>
    <w:rsid w:val="000B46B6"/>
    <w:rsid w:val="00155153"/>
    <w:rsid w:val="00185E7D"/>
    <w:rsid w:val="00190CB0"/>
    <w:rsid w:val="00205F7E"/>
    <w:rsid w:val="002209C9"/>
    <w:rsid w:val="00243254"/>
    <w:rsid w:val="002D5D48"/>
    <w:rsid w:val="0031286D"/>
    <w:rsid w:val="00364465"/>
    <w:rsid w:val="003A5B7F"/>
    <w:rsid w:val="003B101A"/>
    <w:rsid w:val="003B6312"/>
    <w:rsid w:val="003F0433"/>
    <w:rsid w:val="00422718"/>
    <w:rsid w:val="0047678D"/>
    <w:rsid w:val="00497E4E"/>
    <w:rsid w:val="00563E8F"/>
    <w:rsid w:val="00593424"/>
    <w:rsid w:val="005D2945"/>
    <w:rsid w:val="00607B63"/>
    <w:rsid w:val="00617CB2"/>
    <w:rsid w:val="006562BA"/>
    <w:rsid w:val="006615CB"/>
    <w:rsid w:val="006958E5"/>
    <w:rsid w:val="006A2D7D"/>
    <w:rsid w:val="006F2500"/>
    <w:rsid w:val="00724F06"/>
    <w:rsid w:val="00726045"/>
    <w:rsid w:val="0073577B"/>
    <w:rsid w:val="007556A0"/>
    <w:rsid w:val="007A4C28"/>
    <w:rsid w:val="007B31FB"/>
    <w:rsid w:val="007D644A"/>
    <w:rsid w:val="00827C04"/>
    <w:rsid w:val="008318B3"/>
    <w:rsid w:val="008350F0"/>
    <w:rsid w:val="008E4174"/>
    <w:rsid w:val="00902FD8"/>
    <w:rsid w:val="00981C44"/>
    <w:rsid w:val="009F53D3"/>
    <w:rsid w:val="00A35E6C"/>
    <w:rsid w:val="00A53598"/>
    <w:rsid w:val="00A8435B"/>
    <w:rsid w:val="00AB189B"/>
    <w:rsid w:val="00AD217E"/>
    <w:rsid w:val="00AF52E7"/>
    <w:rsid w:val="00AF5AE2"/>
    <w:rsid w:val="00B03D28"/>
    <w:rsid w:val="00B2230E"/>
    <w:rsid w:val="00B44B51"/>
    <w:rsid w:val="00B47BC5"/>
    <w:rsid w:val="00B6152C"/>
    <w:rsid w:val="00C16FDE"/>
    <w:rsid w:val="00C70C43"/>
    <w:rsid w:val="00C737A4"/>
    <w:rsid w:val="00D316B5"/>
    <w:rsid w:val="00D430C9"/>
    <w:rsid w:val="00D63558"/>
    <w:rsid w:val="00D84734"/>
    <w:rsid w:val="00DA3B37"/>
    <w:rsid w:val="00DA6849"/>
    <w:rsid w:val="00DD67F2"/>
    <w:rsid w:val="00DF5CBA"/>
    <w:rsid w:val="00E17677"/>
    <w:rsid w:val="00E33D54"/>
    <w:rsid w:val="00E37947"/>
    <w:rsid w:val="00E6279E"/>
    <w:rsid w:val="00E8132D"/>
    <w:rsid w:val="00E874D5"/>
    <w:rsid w:val="00EB6CB5"/>
    <w:rsid w:val="00EE16FE"/>
    <w:rsid w:val="00EE3F42"/>
    <w:rsid w:val="00F03109"/>
    <w:rsid w:val="00F33469"/>
    <w:rsid w:val="00F6034B"/>
    <w:rsid w:val="00FA6D48"/>
    <w:rsid w:val="00FB336B"/>
    <w:rsid w:val="00FB7089"/>
    <w:rsid w:val="00FC53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16"/>
    <o:shapelayout v:ext="edit">
      <o:idmap v:ext="edit" data="2"/>
    </o:shapelayout>
  </w:shapeDefaults>
  <w:decimalSymbol w:val="."/>
  <w:listSeparator w:val=","/>
  <w14:docId w14:val="206DB969"/>
  <w15:docId w15:val="{7E8C6DBA-2647-4C15-9E5E-0F8DA7FE1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102B"/>
  </w:style>
  <w:style w:type="paragraph" w:styleId="1">
    <w:name w:val="heading 1"/>
    <w:basedOn w:val="a"/>
    <w:next w:val="a"/>
    <w:link w:val="10"/>
    <w:uiPriority w:val="9"/>
    <w:qFormat/>
    <w:rsid w:val="00497E4E"/>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02FD8"/>
    <w:pPr>
      <w:widowControl/>
      <w:spacing w:before="100" w:beforeAutospacing="1" w:after="100" w:afterAutospacing="1" w:line="240" w:lineRule="auto"/>
      <w:outlineLvl w:val="1"/>
    </w:pPr>
    <w:rPr>
      <w:rFonts w:ascii="宋体" w:eastAsia="宋体" w:hAnsi="宋体" w:cs="宋体"/>
      <w:b/>
      <w:bCs/>
      <w:sz w:val="36"/>
      <w:szCs w:val="36"/>
      <w:lang w:eastAsia="zh-CN"/>
    </w:rPr>
  </w:style>
  <w:style w:type="paragraph" w:styleId="3">
    <w:name w:val="heading 3"/>
    <w:basedOn w:val="a"/>
    <w:link w:val="30"/>
    <w:uiPriority w:val="9"/>
    <w:qFormat/>
    <w:rsid w:val="00902FD8"/>
    <w:pPr>
      <w:widowControl/>
      <w:spacing w:before="100" w:beforeAutospacing="1" w:after="100" w:afterAutospacing="1" w:line="240" w:lineRule="auto"/>
      <w:outlineLvl w:val="2"/>
    </w:pPr>
    <w:rPr>
      <w:rFonts w:ascii="宋体" w:eastAsia="宋体" w:hAnsi="宋体" w:cs="宋体"/>
      <w:b/>
      <w:bCs/>
      <w:sz w:val="27"/>
      <w:szCs w:val="27"/>
      <w:lang w:eastAsia="zh-CN"/>
    </w:rPr>
  </w:style>
  <w:style w:type="paragraph" w:styleId="4">
    <w:name w:val="heading 4"/>
    <w:basedOn w:val="a"/>
    <w:next w:val="a"/>
    <w:link w:val="40"/>
    <w:uiPriority w:val="9"/>
    <w:unhideWhenUsed/>
    <w:qFormat/>
    <w:rsid w:val="00497E4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7E4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97E4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497E4E"/>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497E4E"/>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2209C9"/>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2D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6A2D7D"/>
    <w:rPr>
      <w:sz w:val="18"/>
      <w:szCs w:val="18"/>
    </w:rPr>
  </w:style>
  <w:style w:type="paragraph" w:styleId="a5">
    <w:name w:val="footer"/>
    <w:basedOn w:val="a"/>
    <w:link w:val="a6"/>
    <w:uiPriority w:val="99"/>
    <w:unhideWhenUsed/>
    <w:rsid w:val="006A2D7D"/>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6A2D7D"/>
    <w:rPr>
      <w:sz w:val="18"/>
      <w:szCs w:val="18"/>
    </w:rPr>
  </w:style>
  <w:style w:type="character" w:customStyle="1" w:styleId="20">
    <w:name w:val="标题 2 字符"/>
    <w:basedOn w:val="a0"/>
    <w:link w:val="2"/>
    <w:uiPriority w:val="9"/>
    <w:rsid w:val="00902FD8"/>
    <w:rPr>
      <w:rFonts w:ascii="宋体" w:eastAsia="宋体" w:hAnsi="宋体" w:cs="宋体"/>
      <w:b/>
      <w:bCs/>
      <w:sz w:val="36"/>
      <w:szCs w:val="36"/>
      <w:lang w:eastAsia="zh-CN"/>
    </w:rPr>
  </w:style>
  <w:style w:type="character" w:customStyle="1" w:styleId="30">
    <w:name w:val="标题 3 字符"/>
    <w:basedOn w:val="a0"/>
    <w:link w:val="3"/>
    <w:uiPriority w:val="9"/>
    <w:rsid w:val="00902FD8"/>
    <w:rPr>
      <w:rFonts w:ascii="宋体" w:eastAsia="宋体" w:hAnsi="宋体" w:cs="宋体"/>
      <w:b/>
      <w:bCs/>
      <w:sz w:val="27"/>
      <w:szCs w:val="27"/>
      <w:lang w:eastAsia="zh-CN"/>
    </w:rPr>
  </w:style>
  <w:style w:type="paragraph" w:styleId="a7">
    <w:name w:val="Normal (Web)"/>
    <w:basedOn w:val="a"/>
    <w:uiPriority w:val="99"/>
    <w:unhideWhenUsed/>
    <w:rsid w:val="00902FD8"/>
    <w:pPr>
      <w:widowControl/>
      <w:spacing w:before="100" w:beforeAutospacing="1" w:after="100" w:afterAutospacing="1" w:line="240" w:lineRule="auto"/>
    </w:pPr>
    <w:rPr>
      <w:rFonts w:ascii="宋体" w:eastAsia="宋体" w:hAnsi="宋体" w:cs="宋体"/>
      <w:sz w:val="24"/>
      <w:szCs w:val="24"/>
      <w:lang w:eastAsia="zh-CN"/>
    </w:rPr>
  </w:style>
  <w:style w:type="paragraph" w:styleId="HTML">
    <w:name w:val="HTML Preformatted"/>
    <w:basedOn w:val="a"/>
    <w:link w:val="HTML0"/>
    <w:uiPriority w:val="99"/>
    <w:semiHidden/>
    <w:unhideWhenUsed/>
    <w:rsid w:val="00902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eastAsia="zh-CN"/>
    </w:rPr>
  </w:style>
  <w:style w:type="character" w:customStyle="1" w:styleId="HTML0">
    <w:name w:val="HTML 预设格式 字符"/>
    <w:basedOn w:val="a0"/>
    <w:link w:val="HTML"/>
    <w:uiPriority w:val="99"/>
    <w:semiHidden/>
    <w:rsid w:val="00902FD8"/>
    <w:rPr>
      <w:rFonts w:ascii="宋体" w:eastAsia="宋体" w:hAnsi="宋体" w:cs="宋体"/>
      <w:sz w:val="24"/>
      <w:szCs w:val="24"/>
      <w:lang w:eastAsia="zh-CN"/>
    </w:rPr>
  </w:style>
  <w:style w:type="character" w:styleId="HTML1">
    <w:name w:val="HTML Code"/>
    <w:basedOn w:val="a0"/>
    <w:uiPriority w:val="99"/>
    <w:semiHidden/>
    <w:unhideWhenUsed/>
    <w:rsid w:val="00902FD8"/>
    <w:rPr>
      <w:rFonts w:ascii="宋体" w:eastAsia="宋体" w:hAnsi="宋体" w:cs="宋体"/>
      <w:sz w:val="24"/>
      <w:szCs w:val="24"/>
    </w:rPr>
  </w:style>
  <w:style w:type="paragraph" w:styleId="a8">
    <w:name w:val="List Paragraph"/>
    <w:basedOn w:val="a"/>
    <w:uiPriority w:val="34"/>
    <w:qFormat/>
    <w:rsid w:val="00B44B51"/>
    <w:pPr>
      <w:ind w:firstLineChars="200" w:firstLine="420"/>
    </w:pPr>
  </w:style>
  <w:style w:type="character" w:customStyle="1" w:styleId="10">
    <w:name w:val="标题 1 字符"/>
    <w:basedOn w:val="a0"/>
    <w:link w:val="1"/>
    <w:uiPriority w:val="9"/>
    <w:rsid w:val="00497E4E"/>
    <w:rPr>
      <w:b/>
      <w:bCs/>
      <w:kern w:val="44"/>
      <w:sz w:val="44"/>
      <w:szCs w:val="44"/>
    </w:rPr>
  </w:style>
  <w:style w:type="character" w:customStyle="1" w:styleId="40">
    <w:name w:val="标题 4 字符"/>
    <w:basedOn w:val="a0"/>
    <w:link w:val="4"/>
    <w:uiPriority w:val="9"/>
    <w:rsid w:val="00497E4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7E4E"/>
    <w:rPr>
      <w:b/>
      <w:bCs/>
      <w:sz w:val="28"/>
      <w:szCs w:val="28"/>
    </w:rPr>
  </w:style>
  <w:style w:type="character" w:customStyle="1" w:styleId="60">
    <w:name w:val="标题 6 字符"/>
    <w:basedOn w:val="a0"/>
    <w:link w:val="6"/>
    <w:uiPriority w:val="9"/>
    <w:rsid w:val="00497E4E"/>
    <w:rPr>
      <w:rFonts w:asciiTheme="majorHAnsi" w:eastAsiaTheme="majorEastAsia" w:hAnsiTheme="majorHAnsi" w:cstheme="majorBidi"/>
      <w:b/>
      <w:bCs/>
      <w:sz w:val="24"/>
      <w:szCs w:val="24"/>
    </w:rPr>
  </w:style>
  <w:style w:type="character" w:customStyle="1" w:styleId="70">
    <w:name w:val="标题 7 字符"/>
    <w:basedOn w:val="a0"/>
    <w:link w:val="7"/>
    <w:uiPriority w:val="9"/>
    <w:rsid w:val="00497E4E"/>
    <w:rPr>
      <w:b/>
      <w:bCs/>
      <w:sz w:val="24"/>
      <w:szCs w:val="24"/>
    </w:rPr>
  </w:style>
  <w:style w:type="character" w:customStyle="1" w:styleId="80">
    <w:name w:val="标题 8 字符"/>
    <w:basedOn w:val="a0"/>
    <w:link w:val="8"/>
    <w:uiPriority w:val="9"/>
    <w:rsid w:val="00497E4E"/>
    <w:rPr>
      <w:rFonts w:asciiTheme="majorHAnsi" w:eastAsiaTheme="majorEastAsia" w:hAnsiTheme="majorHAnsi" w:cstheme="majorBidi"/>
      <w:sz w:val="24"/>
      <w:szCs w:val="24"/>
    </w:rPr>
  </w:style>
  <w:style w:type="paragraph" w:customStyle="1" w:styleId="11">
    <w:name w:val="样式1"/>
    <w:basedOn w:val="a"/>
    <w:link w:val="12"/>
    <w:qFormat/>
    <w:rsid w:val="003F0433"/>
    <w:pPr>
      <w:pBdr>
        <w:top w:val="single" w:sz="4" w:space="1" w:color="auto"/>
        <w:left w:val="single" w:sz="4" w:space="4" w:color="auto"/>
        <w:bottom w:val="single" w:sz="4" w:space="1" w:color="auto"/>
        <w:right w:val="single" w:sz="4" w:space="4" w:color="auto"/>
      </w:pBdr>
      <w:shd w:val="solid" w:color="auto" w:fill="auto"/>
      <w:ind w:firstLine="720"/>
    </w:pPr>
    <w:rPr>
      <w:rFonts w:asciiTheme="minorEastAsia" w:hAnsiTheme="minorEastAsia"/>
      <w:sz w:val="24"/>
      <w:lang w:eastAsia="zh-CN"/>
    </w:rPr>
  </w:style>
  <w:style w:type="character" w:customStyle="1" w:styleId="12">
    <w:name w:val="样式1 字符"/>
    <w:basedOn w:val="a0"/>
    <w:link w:val="11"/>
    <w:rsid w:val="003F0433"/>
    <w:rPr>
      <w:rFonts w:asciiTheme="minorEastAsia" w:hAnsiTheme="minorEastAsia"/>
      <w:sz w:val="24"/>
      <w:shd w:val="solid" w:color="auto" w:fill="auto"/>
      <w:lang w:eastAsia="zh-CN"/>
    </w:rPr>
  </w:style>
  <w:style w:type="paragraph" w:customStyle="1" w:styleId="alt">
    <w:name w:val="alt"/>
    <w:basedOn w:val="a"/>
    <w:rsid w:val="00AD217E"/>
    <w:pPr>
      <w:widowControl/>
      <w:spacing w:before="100" w:beforeAutospacing="1" w:after="100" w:afterAutospacing="1" w:line="240" w:lineRule="auto"/>
    </w:pPr>
    <w:rPr>
      <w:rFonts w:ascii="宋体" w:eastAsia="宋体" w:hAnsi="宋体" w:cs="宋体"/>
      <w:sz w:val="24"/>
      <w:szCs w:val="24"/>
      <w:lang w:eastAsia="zh-CN"/>
    </w:rPr>
  </w:style>
  <w:style w:type="character" w:customStyle="1" w:styleId="preprocessor">
    <w:name w:val="preprocessor"/>
    <w:basedOn w:val="a0"/>
    <w:rsid w:val="00AD217E"/>
  </w:style>
  <w:style w:type="character" w:customStyle="1" w:styleId="datatypes">
    <w:name w:val="datatypes"/>
    <w:basedOn w:val="a0"/>
    <w:rsid w:val="00AD217E"/>
  </w:style>
  <w:style w:type="character" w:customStyle="1" w:styleId="keyword">
    <w:name w:val="keyword"/>
    <w:basedOn w:val="a0"/>
    <w:rsid w:val="00AD217E"/>
  </w:style>
  <w:style w:type="character" w:customStyle="1" w:styleId="comment">
    <w:name w:val="comment"/>
    <w:basedOn w:val="a0"/>
    <w:rsid w:val="00AD217E"/>
  </w:style>
  <w:style w:type="character" w:customStyle="1" w:styleId="string">
    <w:name w:val="string"/>
    <w:basedOn w:val="a0"/>
    <w:rsid w:val="00AD217E"/>
  </w:style>
  <w:style w:type="character" w:styleId="a9">
    <w:name w:val="Hyperlink"/>
    <w:basedOn w:val="a0"/>
    <w:uiPriority w:val="99"/>
    <w:unhideWhenUsed/>
    <w:rsid w:val="00981C44"/>
    <w:rPr>
      <w:color w:val="0000FF"/>
      <w:u w:val="single"/>
    </w:rPr>
  </w:style>
  <w:style w:type="character" w:styleId="aa">
    <w:name w:val="Unresolved Mention"/>
    <w:basedOn w:val="a0"/>
    <w:uiPriority w:val="99"/>
    <w:semiHidden/>
    <w:unhideWhenUsed/>
    <w:rsid w:val="00981C44"/>
    <w:rPr>
      <w:color w:val="605E5C"/>
      <w:shd w:val="clear" w:color="auto" w:fill="E1DFDD"/>
    </w:rPr>
  </w:style>
  <w:style w:type="character" w:styleId="ab">
    <w:name w:val="FollowedHyperlink"/>
    <w:basedOn w:val="a0"/>
    <w:uiPriority w:val="99"/>
    <w:semiHidden/>
    <w:unhideWhenUsed/>
    <w:rsid w:val="00981C44"/>
    <w:rPr>
      <w:color w:val="800080" w:themeColor="followedHyperlink"/>
      <w:u w:val="single"/>
    </w:rPr>
  </w:style>
  <w:style w:type="character" w:styleId="ac">
    <w:name w:val="Emphasis"/>
    <w:basedOn w:val="a0"/>
    <w:uiPriority w:val="20"/>
    <w:qFormat/>
    <w:rsid w:val="000431E2"/>
    <w:rPr>
      <w:i/>
      <w:iCs/>
    </w:rPr>
  </w:style>
  <w:style w:type="character" w:styleId="ad">
    <w:name w:val="Placeholder Text"/>
    <w:basedOn w:val="a0"/>
    <w:uiPriority w:val="99"/>
    <w:semiHidden/>
    <w:rsid w:val="00A8435B"/>
    <w:rPr>
      <w:color w:val="808080"/>
    </w:rPr>
  </w:style>
  <w:style w:type="table" w:styleId="ae">
    <w:name w:val="Table Grid"/>
    <w:basedOn w:val="a1"/>
    <w:uiPriority w:val="59"/>
    <w:rsid w:val="00205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Revision"/>
    <w:hidden/>
    <w:uiPriority w:val="99"/>
    <w:semiHidden/>
    <w:rsid w:val="00F33469"/>
    <w:pPr>
      <w:widowControl/>
      <w:spacing w:after="0" w:line="240" w:lineRule="auto"/>
    </w:pPr>
  </w:style>
  <w:style w:type="paragraph" w:styleId="TOC">
    <w:name w:val="TOC Heading"/>
    <w:basedOn w:val="1"/>
    <w:next w:val="a"/>
    <w:uiPriority w:val="39"/>
    <w:unhideWhenUsed/>
    <w:qFormat/>
    <w:rsid w:val="002209C9"/>
    <w:pPr>
      <w:widowControl/>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paragraph" w:styleId="TOC2">
    <w:name w:val="toc 2"/>
    <w:basedOn w:val="a"/>
    <w:next w:val="a"/>
    <w:autoRedefine/>
    <w:uiPriority w:val="39"/>
    <w:unhideWhenUsed/>
    <w:rsid w:val="002209C9"/>
    <w:pPr>
      <w:ind w:leftChars="200" w:left="420"/>
    </w:pPr>
  </w:style>
  <w:style w:type="character" w:customStyle="1" w:styleId="90">
    <w:name w:val="标题 9 字符"/>
    <w:basedOn w:val="a0"/>
    <w:link w:val="9"/>
    <w:uiPriority w:val="9"/>
    <w:semiHidden/>
    <w:rsid w:val="002209C9"/>
    <w:rPr>
      <w:rFonts w:asciiTheme="majorHAnsi" w:eastAsiaTheme="majorEastAsia" w:hAnsiTheme="majorHAnsi" w:cstheme="majorBidi"/>
      <w:sz w:val="21"/>
      <w:szCs w:val="21"/>
    </w:rPr>
  </w:style>
  <w:style w:type="paragraph" w:styleId="TOC4">
    <w:name w:val="toc 4"/>
    <w:basedOn w:val="a"/>
    <w:next w:val="a"/>
    <w:autoRedefine/>
    <w:uiPriority w:val="39"/>
    <w:unhideWhenUsed/>
    <w:rsid w:val="00A53598"/>
    <w:pPr>
      <w:ind w:leftChars="600" w:left="1260"/>
    </w:pPr>
  </w:style>
  <w:style w:type="paragraph" w:styleId="TOC1">
    <w:name w:val="toc 1"/>
    <w:basedOn w:val="a"/>
    <w:next w:val="a"/>
    <w:autoRedefine/>
    <w:uiPriority w:val="39"/>
    <w:semiHidden/>
    <w:unhideWhenUsed/>
    <w:rsid w:val="00A53598"/>
  </w:style>
  <w:style w:type="paragraph" w:styleId="TOC5">
    <w:name w:val="toc 5"/>
    <w:basedOn w:val="a"/>
    <w:next w:val="a"/>
    <w:autoRedefine/>
    <w:uiPriority w:val="39"/>
    <w:unhideWhenUsed/>
    <w:rsid w:val="00A53598"/>
    <w:pPr>
      <w:ind w:leftChars="800" w:left="1680"/>
    </w:pPr>
  </w:style>
  <w:style w:type="paragraph" w:styleId="TOC6">
    <w:name w:val="toc 6"/>
    <w:basedOn w:val="a"/>
    <w:next w:val="a"/>
    <w:autoRedefine/>
    <w:uiPriority w:val="39"/>
    <w:unhideWhenUsed/>
    <w:rsid w:val="00A53598"/>
    <w:pPr>
      <w:ind w:leftChars="1000" w:left="2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7712">
      <w:bodyDiv w:val="1"/>
      <w:marLeft w:val="0"/>
      <w:marRight w:val="0"/>
      <w:marTop w:val="0"/>
      <w:marBottom w:val="0"/>
      <w:divBdr>
        <w:top w:val="none" w:sz="0" w:space="0" w:color="auto"/>
        <w:left w:val="none" w:sz="0" w:space="0" w:color="auto"/>
        <w:bottom w:val="none" w:sz="0" w:space="0" w:color="auto"/>
        <w:right w:val="none" w:sz="0" w:space="0" w:color="auto"/>
      </w:divBdr>
      <w:divsChild>
        <w:div w:id="1203782938">
          <w:marLeft w:val="0"/>
          <w:marRight w:val="0"/>
          <w:marTop w:val="0"/>
          <w:marBottom w:val="0"/>
          <w:divBdr>
            <w:top w:val="none" w:sz="0" w:space="0" w:color="auto"/>
            <w:left w:val="none" w:sz="0" w:space="0" w:color="auto"/>
            <w:bottom w:val="none" w:sz="0" w:space="0" w:color="auto"/>
            <w:right w:val="none" w:sz="0" w:space="0" w:color="auto"/>
          </w:divBdr>
          <w:divsChild>
            <w:div w:id="1679766966">
              <w:marLeft w:val="0"/>
              <w:marRight w:val="0"/>
              <w:marTop w:val="0"/>
              <w:marBottom w:val="0"/>
              <w:divBdr>
                <w:top w:val="none" w:sz="0" w:space="0" w:color="auto"/>
                <w:left w:val="none" w:sz="0" w:space="0" w:color="auto"/>
                <w:bottom w:val="none" w:sz="0" w:space="0" w:color="auto"/>
                <w:right w:val="none" w:sz="0" w:space="0" w:color="auto"/>
              </w:divBdr>
            </w:div>
            <w:div w:id="712926298">
              <w:marLeft w:val="0"/>
              <w:marRight w:val="0"/>
              <w:marTop w:val="0"/>
              <w:marBottom w:val="0"/>
              <w:divBdr>
                <w:top w:val="none" w:sz="0" w:space="0" w:color="auto"/>
                <w:left w:val="none" w:sz="0" w:space="0" w:color="auto"/>
                <w:bottom w:val="none" w:sz="0" w:space="0" w:color="auto"/>
                <w:right w:val="none" w:sz="0" w:space="0" w:color="auto"/>
              </w:divBdr>
            </w:div>
            <w:div w:id="2099406580">
              <w:marLeft w:val="0"/>
              <w:marRight w:val="0"/>
              <w:marTop w:val="0"/>
              <w:marBottom w:val="0"/>
              <w:divBdr>
                <w:top w:val="none" w:sz="0" w:space="0" w:color="auto"/>
                <w:left w:val="none" w:sz="0" w:space="0" w:color="auto"/>
                <w:bottom w:val="none" w:sz="0" w:space="0" w:color="auto"/>
                <w:right w:val="none" w:sz="0" w:space="0" w:color="auto"/>
              </w:divBdr>
            </w:div>
            <w:div w:id="1114982318">
              <w:marLeft w:val="0"/>
              <w:marRight w:val="0"/>
              <w:marTop w:val="0"/>
              <w:marBottom w:val="0"/>
              <w:divBdr>
                <w:top w:val="none" w:sz="0" w:space="0" w:color="auto"/>
                <w:left w:val="none" w:sz="0" w:space="0" w:color="auto"/>
                <w:bottom w:val="none" w:sz="0" w:space="0" w:color="auto"/>
                <w:right w:val="none" w:sz="0" w:space="0" w:color="auto"/>
              </w:divBdr>
            </w:div>
            <w:div w:id="1766733385">
              <w:marLeft w:val="0"/>
              <w:marRight w:val="0"/>
              <w:marTop w:val="0"/>
              <w:marBottom w:val="0"/>
              <w:divBdr>
                <w:top w:val="none" w:sz="0" w:space="0" w:color="auto"/>
                <w:left w:val="none" w:sz="0" w:space="0" w:color="auto"/>
                <w:bottom w:val="none" w:sz="0" w:space="0" w:color="auto"/>
                <w:right w:val="none" w:sz="0" w:space="0" w:color="auto"/>
              </w:divBdr>
            </w:div>
            <w:div w:id="638807911">
              <w:marLeft w:val="0"/>
              <w:marRight w:val="0"/>
              <w:marTop w:val="0"/>
              <w:marBottom w:val="0"/>
              <w:divBdr>
                <w:top w:val="none" w:sz="0" w:space="0" w:color="auto"/>
                <w:left w:val="none" w:sz="0" w:space="0" w:color="auto"/>
                <w:bottom w:val="none" w:sz="0" w:space="0" w:color="auto"/>
                <w:right w:val="none" w:sz="0" w:space="0" w:color="auto"/>
              </w:divBdr>
            </w:div>
            <w:div w:id="2104718172">
              <w:marLeft w:val="0"/>
              <w:marRight w:val="0"/>
              <w:marTop w:val="0"/>
              <w:marBottom w:val="0"/>
              <w:divBdr>
                <w:top w:val="none" w:sz="0" w:space="0" w:color="auto"/>
                <w:left w:val="none" w:sz="0" w:space="0" w:color="auto"/>
                <w:bottom w:val="none" w:sz="0" w:space="0" w:color="auto"/>
                <w:right w:val="none" w:sz="0" w:space="0" w:color="auto"/>
              </w:divBdr>
            </w:div>
            <w:div w:id="1257707626">
              <w:marLeft w:val="0"/>
              <w:marRight w:val="0"/>
              <w:marTop w:val="0"/>
              <w:marBottom w:val="0"/>
              <w:divBdr>
                <w:top w:val="none" w:sz="0" w:space="0" w:color="auto"/>
                <w:left w:val="none" w:sz="0" w:space="0" w:color="auto"/>
                <w:bottom w:val="none" w:sz="0" w:space="0" w:color="auto"/>
                <w:right w:val="none" w:sz="0" w:space="0" w:color="auto"/>
              </w:divBdr>
            </w:div>
            <w:div w:id="7863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338">
      <w:bodyDiv w:val="1"/>
      <w:marLeft w:val="0"/>
      <w:marRight w:val="0"/>
      <w:marTop w:val="0"/>
      <w:marBottom w:val="0"/>
      <w:divBdr>
        <w:top w:val="none" w:sz="0" w:space="0" w:color="auto"/>
        <w:left w:val="none" w:sz="0" w:space="0" w:color="auto"/>
        <w:bottom w:val="none" w:sz="0" w:space="0" w:color="auto"/>
        <w:right w:val="none" w:sz="0" w:space="0" w:color="auto"/>
      </w:divBdr>
      <w:divsChild>
        <w:div w:id="697269026">
          <w:marLeft w:val="0"/>
          <w:marRight w:val="0"/>
          <w:marTop w:val="0"/>
          <w:marBottom w:val="0"/>
          <w:divBdr>
            <w:top w:val="none" w:sz="0" w:space="0" w:color="auto"/>
            <w:left w:val="none" w:sz="0" w:space="0" w:color="auto"/>
            <w:bottom w:val="none" w:sz="0" w:space="0" w:color="auto"/>
            <w:right w:val="none" w:sz="0" w:space="0" w:color="auto"/>
          </w:divBdr>
          <w:divsChild>
            <w:div w:id="1801652387">
              <w:marLeft w:val="0"/>
              <w:marRight w:val="0"/>
              <w:marTop w:val="0"/>
              <w:marBottom w:val="0"/>
              <w:divBdr>
                <w:top w:val="none" w:sz="0" w:space="0" w:color="auto"/>
                <w:left w:val="none" w:sz="0" w:space="0" w:color="auto"/>
                <w:bottom w:val="none" w:sz="0" w:space="0" w:color="auto"/>
                <w:right w:val="none" w:sz="0" w:space="0" w:color="auto"/>
              </w:divBdr>
            </w:div>
            <w:div w:id="1485925010">
              <w:marLeft w:val="0"/>
              <w:marRight w:val="0"/>
              <w:marTop w:val="0"/>
              <w:marBottom w:val="0"/>
              <w:divBdr>
                <w:top w:val="none" w:sz="0" w:space="0" w:color="auto"/>
                <w:left w:val="none" w:sz="0" w:space="0" w:color="auto"/>
                <w:bottom w:val="none" w:sz="0" w:space="0" w:color="auto"/>
                <w:right w:val="none" w:sz="0" w:space="0" w:color="auto"/>
              </w:divBdr>
            </w:div>
            <w:div w:id="243876443">
              <w:marLeft w:val="0"/>
              <w:marRight w:val="0"/>
              <w:marTop w:val="0"/>
              <w:marBottom w:val="0"/>
              <w:divBdr>
                <w:top w:val="none" w:sz="0" w:space="0" w:color="auto"/>
                <w:left w:val="none" w:sz="0" w:space="0" w:color="auto"/>
                <w:bottom w:val="none" w:sz="0" w:space="0" w:color="auto"/>
                <w:right w:val="none" w:sz="0" w:space="0" w:color="auto"/>
              </w:divBdr>
            </w:div>
            <w:div w:id="93718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1438">
      <w:bodyDiv w:val="1"/>
      <w:marLeft w:val="0"/>
      <w:marRight w:val="0"/>
      <w:marTop w:val="0"/>
      <w:marBottom w:val="0"/>
      <w:divBdr>
        <w:top w:val="none" w:sz="0" w:space="0" w:color="auto"/>
        <w:left w:val="none" w:sz="0" w:space="0" w:color="auto"/>
        <w:bottom w:val="none" w:sz="0" w:space="0" w:color="auto"/>
        <w:right w:val="none" w:sz="0" w:space="0" w:color="auto"/>
      </w:divBdr>
    </w:div>
    <w:div w:id="26416163">
      <w:bodyDiv w:val="1"/>
      <w:marLeft w:val="0"/>
      <w:marRight w:val="0"/>
      <w:marTop w:val="0"/>
      <w:marBottom w:val="0"/>
      <w:divBdr>
        <w:top w:val="none" w:sz="0" w:space="0" w:color="auto"/>
        <w:left w:val="none" w:sz="0" w:space="0" w:color="auto"/>
        <w:bottom w:val="none" w:sz="0" w:space="0" w:color="auto"/>
        <w:right w:val="none" w:sz="0" w:space="0" w:color="auto"/>
      </w:divBdr>
      <w:divsChild>
        <w:div w:id="1010139108">
          <w:marLeft w:val="1166"/>
          <w:marRight w:val="0"/>
          <w:marTop w:val="90"/>
          <w:marBottom w:val="0"/>
          <w:divBdr>
            <w:top w:val="none" w:sz="0" w:space="0" w:color="auto"/>
            <w:left w:val="none" w:sz="0" w:space="0" w:color="auto"/>
            <w:bottom w:val="none" w:sz="0" w:space="0" w:color="auto"/>
            <w:right w:val="none" w:sz="0" w:space="0" w:color="auto"/>
          </w:divBdr>
        </w:div>
        <w:div w:id="324937374">
          <w:marLeft w:val="1800"/>
          <w:marRight w:val="0"/>
          <w:marTop w:val="90"/>
          <w:marBottom w:val="0"/>
          <w:divBdr>
            <w:top w:val="none" w:sz="0" w:space="0" w:color="auto"/>
            <w:left w:val="none" w:sz="0" w:space="0" w:color="auto"/>
            <w:bottom w:val="none" w:sz="0" w:space="0" w:color="auto"/>
            <w:right w:val="none" w:sz="0" w:space="0" w:color="auto"/>
          </w:divBdr>
        </w:div>
        <w:div w:id="876353455">
          <w:marLeft w:val="1800"/>
          <w:marRight w:val="0"/>
          <w:marTop w:val="90"/>
          <w:marBottom w:val="0"/>
          <w:divBdr>
            <w:top w:val="none" w:sz="0" w:space="0" w:color="auto"/>
            <w:left w:val="none" w:sz="0" w:space="0" w:color="auto"/>
            <w:bottom w:val="none" w:sz="0" w:space="0" w:color="auto"/>
            <w:right w:val="none" w:sz="0" w:space="0" w:color="auto"/>
          </w:divBdr>
        </w:div>
        <w:div w:id="443891162">
          <w:marLeft w:val="1166"/>
          <w:marRight w:val="0"/>
          <w:marTop w:val="90"/>
          <w:marBottom w:val="0"/>
          <w:divBdr>
            <w:top w:val="none" w:sz="0" w:space="0" w:color="auto"/>
            <w:left w:val="none" w:sz="0" w:space="0" w:color="auto"/>
            <w:bottom w:val="none" w:sz="0" w:space="0" w:color="auto"/>
            <w:right w:val="none" w:sz="0" w:space="0" w:color="auto"/>
          </w:divBdr>
        </w:div>
        <w:div w:id="1304919868">
          <w:marLeft w:val="1800"/>
          <w:marRight w:val="0"/>
          <w:marTop w:val="90"/>
          <w:marBottom w:val="0"/>
          <w:divBdr>
            <w:top w:val="none" w:sz="0" w:space="0" w:color="auto"/>
            <w:left w:val="none" w:sz="0" w:space="0" w:color="auto"/>
            <w:bottom w:val="none" w:sz="0" w:space="0" w:color="auto"/>
            <w:right w:val="none" w:sz="0" w:space="0" w:color="auto"/>
          </w:divBdr>
        </w:div>
        <w:div w:id="1412309492">
          <w:marLeft w:val="1800"/>
          <w:marRight w:val="0"/>
          <w:marTop w:val="90"/>
          <w:marBottom w:val="0"/>
          <w:divBdr>
            <w:top w:val="none" w:sz="0" w:space="0" w:color="auto"/>
            <w:left w:val="none" w:sz="0" w:space="0" w:color="auto"/>
            <w:bottom w:val="none" w:sz="0" w:space="0" w:color="auto"/>
            <w:right w:val="none" w:sz="0" w:space="0" w:color="auto"/>
          </w:divBdr>
        </w:div>
        <w:div w:id="1489134829">
          <w:marLeft w:val="1800"/>
          <w:marRight w:val="0"/>
          <w:marTop w:val="90"/>
          <w:marBottom w:val="0"/>
          <w:divBdr>
            <w:top w:val="none" w:sz="0" w:space="0" w:color="auto"/>
            <w:left w:val="none" w:sz="0" w:space="0" w:color="auto"/>
            <w:bottom w:val="none" w:sz="0" w:space="0" w:color="auto"/>
            <w:right w:val="none" w:sz="0" w:space="0" w:color="auto"/>
          </w:divBdr>
        </w:div>
        <w:div w:id="1013216829">
          <w:marLeft w:val="1800"/>
          <w:marRight w:val="0"/>
          <w:marTop w:val="90"/>
          <w:marBottom w:val="0"/>
          <w:divBdr>
            <w:top w:val="none" w:sz="0" w:space="0" w:color="auto"/>
            <w:left w:val="none" w:sz="0" w:space="0" w:color="auto"/>
            <w:bottom w:val="none" w:sz="0" w:space="0" w:color="auto"/>
            <w:right w:val="none" w:sz="0" w:space="0" w:color="auto"/>
          </w:divBdr>
        </w:div>
        <w:div w:id="1948584719">
          <w:marLeft w:val="1800"/>
          <w:marRight w:val="0"/>
          <w:marTop w:val="90"/>
          <w:marBottom w:val="0"/>
          <w:divBdr>
            <w:top w:val="none" w:sz="0" w:space="0" w:color="auto"/>
            <w:left w:val="none" w:sz="0" w:space="0" w:color="auto"/>
            <w:bottom w:val="none" w:sz="0" w:space="0" w:color="auto"/>
            <w:right w:val="none" w:sz="0" w:space="0" w:color="auto"/>
          </w:divBdr>
        </w:div>
        <w:div w:id="134371186">
          <w:marLeft w:val="1800"/>
          <w:marRight w:val="0"/>
          <w:marTop w:val="90"/>
          <w:marBottom w:val="0"/>
          <w:divBdr>
            <w:top w:val="none" w:sz="0" w:space="0" w:color="auto"/>
            <w:left w:val="none" w:sz="0" w:space="0" w:color="auto"/>
            <w:bottom w:val="none" w:sz="0" w:space="0" w:color="auto"/>
            <w:right w:val="none" w:sz="0" w:space="0" w:color="auto"/>
          </w:divBdr>
        </w:div>
        <w:div w:id="1654722348">
          <w:marLeft w:val="1800"/>
          <w:marRight w:val="0"/>
          <w:marTop w:val="90"/>
          <w:marBottom w:val="0"/>
          <w:divBdr>
            <w:top w:val="none" w:sz="0" w:space="0" w:color="auto"/>
            <w:left w:val="none" w:sz="0" w:space="0" w:color="auto"/>
            <w:bottom w:val="none" w:sz="0" w:space="0" w:color="auto"/>
            <w:right w:val="none" w:sz="0" w:space="0" w:color="auto"/>
          </w:divBdr>
        </w:div>
        <w:div w:id="23747595">
          <w:marLeft w:val="1800"/>
          <w:marRight w:val="0"/>
          <w:marTop w:val="90"/>
          <w:marBottom w:val="0"/>
          <w:divBdr>
            <w:top w:val="none" w:sz="0" w:space="0" w:color="auto"/>
            <w:left w:val="none" w:sz="0" w:space="0" w:color="auto"/>
            <w:bottom w:val="none" w:sz="0" w:space="0" w:color="auto"/>
            <w:right w:val="none" w:sz="0" w:space="0" w:color="auto"/>
          </w:divBdr>
        </w:div>
        <w:div w:id="1910117414">
          <w:marLeft w:val="1800"/>
          <w:marRight w:val="0"/>
          <w:marTop w:val="90"/>
          <w:marBottom w:val="0"/>
          <w:divBdr>
            <w:top w:val="none" w:sz="0" w:space="0" w:color="auto"/>
            <w:left w:val="none" w:sz="0" w:space="0" w:color="auto"/>
            <w:bottom w:val="none" w:sz="0" w:space="0" w:color="auto"/>
            <w:right w:val="none" w:sz="0" w:space="0" w:color="auto"/>
          </w:divBdr>
        </w:div>
        <w:div w:id="1396513410">
          <w:marLeft w:val="1800"/>
          <w:marRight w:val="0"/>
          <w:marTop w:val="90"/>
          <w:marBottom w:val="0"/>
          <w:divBdr>
            <w:top w:val="none" w:sz="0" w:space="0" w:color="auto"/>
            <w:left w:val="none" w:sz="0" w:space="0" w:color="auto"/>
            <w:bottom w:val="none" w:sz="0" w:space="0" w:color="auto"/>
            <w:right w:val="none" w:sz="0" w:space="0" w:color="auto"/>
          </w:divBdr>
        </w:div>
      </w:divsChild>
    </w:div>
    <w:div w:id="36780324">
      <w:bodyDiv w:val="1"/>
      <w:marLeft w:val="0"/>
      <w:marRight w:val="0"/>
      <w:marTop w:val="0"/>
      <w:marBottom w:val="0"/>
      <w:divBdr>
        <w:top w:val="none" w:sz="0" w:space="0" w:color="auto"/>
        <w:left w:val="none" w:sz="0" w:space="0" w:color="auto"/>
        <w:bottom w:val="none" w:sz="0" w:space="0" w:color="auto"/>
        <w:right w:val="none" w:sz="0" w:space="0" w:color="auto"/>
      </w:divBdr>
      <w:divsChild>
        <w:div w:id="1815443488">
          <w:marLeft w:val="0"/>
          <w:marRight w:val="0"/>
          <w:marTop w:val="0"/>
          <w:marBottom w:val="0"/>
          <w:divBdr>
            <w:top w:val="none" w:sz="0" w:space="0" w:color="auto"/>
            <w:left w:val="none" w:sz="0" w:space="0" w:color="auto"/>
            <w:bottom w:val="none" w:sz="0" w:space="0" w:color="auto"/>
            <w:right w:val="none" w:sz="0" w:space="0" w:color="auto"/>
          </w:divBdr>
          <w:divsChild>
            <w:div w:id="148131089">
              <w:marLeft w:val="0"/>
              <w:marRight w:val="0"/>
              <w:marTop w:val="0"/>
              <w:marBottom w:val="0"/>
              <w:divBdr>
                <w:top w:val="none" w:sz="0" w:space="0" w:color="auto"/>
                <w:left w:val="none" w:sz="0" w:space="0" w:color="auto"/>
                <w:bottom w:val="none" w:sz="0" w:space="0" w:color="auto"/>
                <w:right w:val="none" w:sz="0" w:space="0" w:color="auto"/>
              </w:divBdr>
            </w:div>
            <w:div w:id="562526877">
              <w:marLeft w:val="0"/>
              <w:marRight w:val="0"/>
              <w:marTop w:val="0"/>
              <w:marBottom w:val="0"/>
              <w:divBdr>
                <w:top w:val="none" w:sz="0" w:space="0" w:color="auto"/>
                <w:left w:val="none" w:sz="0" w:space="0" w:color="auto"/>
                <w:bottom w:val="none" w:sz="0" w:space="0" w:color="auto"/>
                <w:right w:val="none" w:sz="0" w:space="0" w:color="auto"/>
              </w:divBdr>
            </w:div>
            <w:div w:id="91899159">
              <w:marLeft w:val="0"/>
              <w:marRight w:val="0"/>
              <w:marTop w:val="0"/>
              <w:marBottom w:val="0"/>
              <w:divBdr>
                <w:top w:val="none" w:sz="0" w:space="0" w:color="auto"/>
                <w:left w:val="none" w:sz="0" w:space="0" w:color="auto"/>
                <w:bottom w:val="none" w:sz="0" w:space="0" w:color="auto"/>
                <w:right w:val="none" w:sz="0" w:space="0" w:color="auto"/>
              </w:divBdr>
            </w:div>
            <w:div w:id="4169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7952">
      <w:bodyDiv w:val="1"/>
      <w:marLeft w:val="0"/>
      <w:marRight w:val="0"/>
      <w:marTop w:val="0"/>
      <w:marBottom w:val="0"/>
      <w:divBdr>
        <w:top w:val="none" w:sz="0" w:space="0" w:color="auto"/>
        <w:left w:val="none" w:sz="0" w:space="0" w:color="auto"/>
        <w:bottom w:val="none" w:sz="0" w:space="0" w:color="auto"/>
        <w:right w:val="none" w:sz="0" w:space="0" w:color="auto"/>
      </w:divBdr>
    </w:div>
    <w:div w:id="47074559">
      <w:bodyDiv w:val="1"/>
      <w:marLeft w:val="0"/>
      <w:marRight w:val="0"/>
      <w:marTop w:val="0"/>
      <w:marBottom w:val="0"/>
      <w:divBdr>
        <w:top w:val="none" w:sz="0" w:space="0" w:color="auto"/>
        <w:left w:val="none" w:sz="0" w:space="0" w:color="auto"/>
        <w:bottom w:val="none" w:sz="0" w:space="0" w:color="auto"/>
        <w:right w:val="none" w:sz="0" w:space="0" w:color="auto"/>
      </w:divBdr>
    </w:div>
    <w:div w:id="70473432">
      <w:bodyDiv w:val="1"/>
      <w:marLeft w:val="0"/>
      <w:marRight w:val="0"/>
      <w:marTop w:val="0"/>
      <w:marBottom w:val="0"/>
      <w:divBdr>
        <w:top w:val="none" w:sz="0" w:space="0" w:color="auto"/>
        <w:left w:val="none" w:sz="0" w:space="0" w:color="auto"/>
        <w:bottom w:val="none" w:sz="0" w:space="0" w:color="auto"/>
        <w:right w:val="none" w:sz="0" w:space="0" w:color="auto"/>
      </w:divBdr>
      <w:divsChild>
        <w:div w:id="977684981">
          <w:marLeft w:val="547"/>
          <w:marRight w:val="0"/>
          <w:marTop w:val="134"/>
          <w:marBottom w:val="0"/>
          <w:divBdr>
            <w:top w:val="none" w:sz="0" w:space="0" w:color="auto"/>
            <w:left w:val="none" w:sz="0" w:space="0" w:color="auto"/>
            <w:bottom w:val="none" w:sz="0" w:space="0" w:color="auto"/>
            <w:right w:val="none" w:sz="0" w:space="0" w:color="auto"/>
          </w:divBdr>
        </w:div>
        <w:div w:id="619337507">
          <w:marLeft w:val="547"/>
          <w:marRight w:val="0"/>
          <w:marTop w:val="134"/>
          <w:marBottom w:val="0"/>
          <w:divBdr>
            <w:top w:val="none" w:sz="0" w:space="0" w:color="auto"/>
            <w:left w:val="none" w:sz="0" w:space="0" w:color="auto"/>
            <w:bottom w:val="none" w:sz="0" w:space="0" w:color="auto"/>
            <w:right w:val="none" w:sz="0" w:space="0" w:color="auto"/>
          </w:divBdr>
        </w:div>
      </w:divsChild>
    </w:div>
    <w:div w:id="71317810">
      <w:bodyDiv w:val="1"/>
      <w:marLeft w:val="0"/>
      <w:marRight w:val="0"/>
      <w:marTop w:val="0"/>
      <w:marBottom w:val="0"/>
      <w:divBdr>
        <w:top w:val="none" w:sz="0" w:space="0" w:color="auto"/>
        <w:left w:val="none" w:sz="0" w:space="0" w:color="auto"/>
        <w:bottom w:val="none" w:sz="0" w:space="0" w:color="auto"/>
        <w:right w:val="none" w:sz="0" w:space="0" w:color="auto"/>
      </w:divBdr>
      <w:divsChild>
        <w:div w:id="256210475">
          <w:marLeft w:val="0"/>
          <w:marRight w:val="0"/>
          <w:marTop w:val="0"/>
          <w:marBottom w:val="0"/>
          <w:divBdr>
            <w:top w:val="none" w:sz="0" w:space="0" w:color="auto"/>
            <w:left w:val="none" w:sz="0" w:space="0" w:color="auto"/>
            <w:bottom w:val="none" w:sz="0" w:space="0" w:color="auto"/>
            <w:right w:val="none" w:sz="0" w:space="0" w:color="auto"/>
          </w:divBdr>
          <w:divsChild>
            <w:div w:id="1945067533">
              <w:marLeft w:val="0"/>
              <w:marRight w:val="0"/>
              <w:marTop w:val="0"/>
              <w:marBottom w:val="0"/>
              <w:divBdr>
                <w:top w:val="none" w:sz="0" w:space="0" w:color="auto"/>
                <w:left w:val="none" w:sz="0" w:space="0" w:color="auto"/>
                <w:bottom w:val="none" w:sz="0" w:space="0" w:color="auto"/>
                <w:right w:val="none" w:sz="0" w:space="0" w:color="auto"/>
              </w:divBdr>
            </w:div>
            <w:div w:id="106314386">
              <w:marLeft w:val="0"/>
              <w:marRight w:val="0"/>
              <w:marTop w:val="0"/>
              <w:marBottom w:val="0"/>
              <w:divBdr>
                <w:top w:val="none" w:sz="0" w:space="0" w:color="auto"/>
                <w:left w:val="none" w:sz="0" w:space="0" w:color="auto"/>
                <w:bottom w:val="none" w:sz="0" w:space="0" w:color="auto"/>
                <w:right w:val="none" w:sz="0" w:space="0" w:color="auto"/>
              </w:divBdr>
            </w:div>
            <w:div w:id="501506713">
              <w:marLeft w:val="0"/>
              <w:marRight w:val="0"/>
              <w:marTop w:val="0"/>
              <w:marBottom w:val="0"/>
              <w:divBdr>
                <w:top w:val="none" w:sz="0" w:space="0" w:color="auto"/>
                <w:left w:val="none" w:sz="0" w:space="0" w:color="auto"/>
                <w:bottom w:val="none" w:sz="0" w:space="0" w:color="auto"/>
                <w:right w:val="none" w:sz="0" w:space="0" w:color="auto"/>
              </w:divBdr>
            </w:div>
            <w:div w:id="789937664">
              <w:marLeft w:val="0"/>
              <w:marRight w:val="0"/>
              <w:marTop w:val="0"/>
              <w:marBottom w:val="0"/>
              <w:divBdr>
                <w:top w:val="none" w:sz="0" w:space="0" w:color="auto"/>
                <w:left w:val="none" w:sz="0" w:space="0" w:color="auto"/>
                <w:bottom w:val="none" w:sz="0" w:space="0" w:color="auto"/>
                <w:right w:val="none" w:sz="0" w:space="0" w:color="auto"/>
              </w:divBdr>
            </w:div>
            <w:div w:id="99684137">
              <w:marLeft w:val="0"/>
              <w:marRight w:val="0"/>
              <w:marTop w:val="0"/>
              <w:marBottom w:val="0"/>
              <w:divBdr>
                <w:top w:val="none" w:sz="0" w:space="0" w:color="auto"/>
                <w:left w:val="none" w:sz="0" w:space="0" w:color="auto"/>
                <w:bottom w:val="none" w:sz="0" w:space="0" w:color="auto"/>
                <w:right w:val="none" w:sz="0" w:space="0" w:color="auto"/>
              </w:divBdr>
            </w:div>
            <w:div w:id="734551210">
              <w:marLeft w:val="0"/>
              <w:marRight w:val="0"/>
              <w:marTop w:val="0"/>
              <w:marBottom w:val="0"/>
              <w:divBdr>
                <w:top w:val="none" w:sz="0" w:space="0" w:color="auto"/>
                <w:left w:val="none" w:sz="0" w:space="0" w:color="auto"/>
                <w:bottom w:val="none" w:sz="0" w:space="0" w:color="auto"/>
                <w:right w:val="none" w:sz="0" w:space="0" w:color="auto"/>
              </w:divBdr>
            </w:div>
            <w:div w:id="62220171">
              <w:marLeft w:val="0"/>
              <w:marRight w:val="0"/>
              <w:marTop w:val="0"/>
              <w:marBottom w:val="0"/>
              <w:divBdr>
                <w:top w:val="none" w:sz="0" w:space="0" w:color="auto"/>
                <w:left w:val="none" w:sz="0" w:space="0" w:color="auto"/>
                <w:bottom w:val="none" w:sz="0" w:space="0" w:color="auto"/>
                <w:right w:val="none" w:sz="0" w:space="0" w:color="auto"/>
              </w:divBdr>
            </w:div>
            <w:div w:id="1886716439">
              <w:marLeft w:val="0"/>
              <w:marRight w:val="0"/>
              <w:marTop w:val="0"/>
              <w:marBottom w:val="0"/>
              <w:divBdr>
                <w:top w:val="none" w:sz="0" w:space="0" w:color="auto"/>
                <w:left w:val="none" w:sz="0" w:space="0" w:color="auto"/>
                <w:bottom w:val="none" w:sz="0" w:space="0" w:color="auto"/>
                <w:right w:val="none" w:sz="0" w:space="0" w:color="auto"/>
              </w:divBdr>
            </w:div>
            <w:div w:id="1060591325">
              <w:marLeft w:val="0"/>
              <w:marRight w:val="0"/>
              <w:marTop w:val="0"/>
              <w:marBottom w:val="0"/>
              <w:divBdr>
                <w:top w:val="none" w:sz="0" w:space="0" w:color="auto"/>
                <w:left w:val="none" w:sz="0" w:space="0" w:color="auto"/>
                <w:bottom w:val="none" w:sz="0" w:space="0" w:color="auto"/>
                <w:right w:val="none" w:sz="0" w:space="0" w:color="auto"/>
              </w:divBdr>
            </w:div>
            <w:div w:id="1884831568">
              <w:marLeft w:val="0"/>
              <w:marRight w:val="0"/>
              <w:marTop w:val="0"/>
              <w:marBottom w:val="0"/>
              <w:divBdr>
                <w:top w:val="none" w:sz="0" w:space="0" w:color="auto"/>
                <w:left w:val="none" w:sz="0" w:space="0" w:color="auto"/>
                <w:bottom w:val="none" w:sz="0" w:space="0" w:color="auto"/>
                <w:right w:val="none" w:sz="0" w:space="0" w:color="auto"/>
              </w:divBdr>
            </w:div>
            <w:div w:id="205607434">
              <w:marLeft w:val="0"/>
              <w:marRight w:val="0"/>
              <w:marTop w:val="0"/>
              <w:marBottom w:val="0"/>
              <w:divBdr>
                <w:top w:val="none" w:sz="0" w:space="0" w:color="auto"/>
                <w:left w:val="none" w:sz="0" w:space="0" w:color="auto"/>
                <w:bottom w:val="none" w:sz="0" w:space="0" w:color="auto"/>
                <w:right w:val="none" w:sz="0" w:space="0" w:color="auto"/>
              </w:divBdr>
            </w:div>
            <w:div w:id="2090541486">
              <w:marLeft w:val="0"/>
              <w:marRight w:val="0"/>
              <w:marTop w:val="0"/>
              <w:marBottom w:val="0"/>
              <w:divBdr>
                <w:top w:val="none" w:sz="0" w:space="0" w:color="auto"/>
                <w:left w:val="none" w:sz="0" w:space="0" w:color="auto"/>
                <w:bottom w:val="none" w:sz="0" w:space="0" w:color="auto"/>
                <w:right w:val="none" w:sz="0" w:space="0" w:color="auto"/>
              </w:divBdr>
            </w:div>
            <w:div w:id="387147818">
              <w:marLeft w:val="0"/>
              <w:marRight w:val="0"/>
              <w:marTop w:val="0"/>
              <w:marBottom w:val="0"/>
              <w:divBdr>
                <w:top w:val="none" w:sz="0" w:space="0" w:color="auto"/>
                <w:left w:val="none" w:sz="0" w:space="0" w:color="auto"/>
                <w:bottom w:val="none" w:sz="0" w:space="0" w:color="auto"/>
                <w:right w:val="none" w:sz="0" w:space="0" w:color="auto"/>
              </w:divBdr>
            </w:div>
            <w:div w:id="726925917">
              <w:marLeft w:val="0"/>
              <w:marRight w:val="0"/>
              <w:marTop w:val="0"/>
              <w:marBottom w:val="0"/>
              <w:divBdr>
                <w:top w:val="none" w:sz="0" w:space="0" w:color="auto"/>
                <w:left w:val="none" w:sz="0" w:space="0" w:color="auto"/>
                <w:bottom w:val="none" w:sz="0" w:space="0" w:color="auto"/>
                <w:right w:val="none" w:sz="0" w:space="0" w:color="auto"/>
              </w:divBdr>
            </w:div>
            <w:div w:id="869688395">
              <w:marLeft w:val="0"/>
              <w:marRight w:val="0"/>
              <w:marTop w:val="0"/>
              <w:marBottom w:val="0"/>
              <w:divBdr>
                <w:top w:val="none" w:sz="0" w:space="0" w:color="auto"/>
                <w:left w:val="none" w:sz="0" w:space="0" w:color="auto"/>
                <w:bottom w:val="none" w:sz="0" w:space="0" w:color="auto"/>
                <w:right w:val="none" w:sz="0" w:space="0" w:color="auto"/>
              </w:divBdr>
            </w:div>
            <w:div w:id="719011657">
              <w:marLeft w:val="0"/>
              <w:marRight w:val="0"/>
              <w:marTop w:val="0"/>
              <w:marBottom w:val="0"/>
              <w:divBdr>
                <w:top w:val="none" w:sz="0" w:space="0" w:color="auto"/>
                <w:left w:val="none" w:sz="0" w:space="0" w:color="auto"/>
                <w:bottom w:val="none" w:sz="0" w:space="0" w:color="auto"/>
                <w:right w:val="none" w:sz="0" w:space="0" w:color="auto"/>
              </w:divBdr>
            </w:div>
            <w:div w:id="1938561755">
              <w:marLeft w:val="0"/>
              <w:marRight w:val="0"/>
              <w:marTop w:val="0"/>
              <w:marBottom w:val="0"/>
              <w:divBdr>
                <w:top w:val="none" w:sz="0" w:space="0" w:color="auto"/>
                <w:left w:val="none" w:sz="0" w:space="0" w:color="auto"/>
                <w:bottom w:val="none" w:sz="0" w:space="0" w:color="auto"/>
                <w:right w:val="none" w:sz="0" w:space="0" w:color="auto"/>
              </w:divBdr>
            </w:div>
            <w:div w:id="1608386564">
              <w:marLeft w:val="0"/>
              <w:marRight w:val="0"/>
              <w:marTop w:val="0"/>
              <w:marBottom w:val="0"/>
              <w:divBdr>
                <w:top w:val="none" w:sz="0" w:space="0" w:color="auto"/>
                <w:left w:val="none" w:sz="0" w:space="0" w:color="auto"/>
                <w:bottom w:val="none" w:sz="0" w:space="0" w:color="auto"/>
                <w:right w:val="none" w:sz="0" w:space="0" w:color="auto"/>
              </w:divBdr>
            </w:div>
            <w:div w:id="422532641">
              <w:marLeft w:val="0"/>
              <w:marRight w:val="0"/>
              <w:marTop w:val="0"/>
              <w:marBottom w:val="0"/>
              <w:divBdr>
                <w:top w:val="none" w:sz="0" w:space="0" w:color="auto"/>
                <w:left w:val="none" w:sz="0" w:space="0" w:color="auto"/>
                <w:bottom w:val="none" w:sz="0" w:space="0" w:color="auto"/>
                <w:right w:val="none" w:sz="0" w:space="0" w:color="auto"/>
              </w:divBdr>
            </w:div>
            <w:div w:id="1255014413">
              <w:marLeft w:val="0"/>
              <w:marRight w:val="0"/>
              <w:marTop w:val="0"/>
              <w:marBottom w:val="0"/>
              <w:divBdr>
                <w:top w:val="none" w:sz="0" w:space="0" w:color="auto"/>
                <w:left w:val="none" w:sz="0" w:space="0" w:color="auto"/>
                <w:bottom w:val="none" w:sz="0" w:space="0" w:color="auto"/>
                <w:right w:val="none" w:sz="0" w:space="0" w:color="auto"/>
              </w:divBdr>
            </w:div>
            <w:div w:id="99495069">
              <w:marLeft w:val="0"/>
              <w:marRight w:val="0"/>
              <w:marTop w:val="0"/>
              <w:marBottom w:val="0"/>
              <w:divBdr>
                <w:top w:val="none" w:sz="0" w:space="0" w:color="auto"/>
                <w:left w:val="none" w:sz="0" w:space="0" w:color="auto"/>
                <w:bottom w:val="none" w:sz="0" w:space="0" w:color="auto"/>
                <w:right w:val="none" w:sz="0" w:space="0" w:color="auto"/>
              </w:divBdr>
            </w:div>
            <w:div w:id="129637693">
              <w:marLeft w:val="0"/>
              <w:marRight w:val="0"/>
              <w:marTop w:val="0"/>
              <w:marBottom w:val="0"/>
              <w:divBdr>
                <w:top w:val="none" w:sz="0" w:space="0" w:color="auto"/>
                <w:left w:val="none" w:sz="0" w:space="0" w:color="auto"/>
                <w:bottom w:val="none" w:sz="0" w:space="0" w:color="auto"/>
                <w:right w:val="none" w:sz="0" w:space="0" w:color="auto"/>
              </w:divBdr>
            </w:div>
            <w:div w:id="11253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4346">
      <w:bodyDiv w:val="1"/>
      <w:marLeft w:val="0"/>
      <w:marRight w:val="0"/>
      <w:marTop w:val="0"/>
      <w:marBottom w:val="0"/>
      <w:divBdr>
        <w:top w:val="none" w:sz="0" w:space="0" w:color="auto"/>
        <w:left w:val="none" w:sz="0" w:space="0" w:color="auto"/>
        <w:bottom w:val="none" w:sz="0" w:space="0" w:color="auto"/>
        <w:right w:val="none" w:sz="0" w:space="0" w:color="auto"/>
      </w:divBdr>
    </w:div>
    <w:div w:id="110251161">
      <w:bodyDiv w:val="1"/>
      <w:marLeft w:val="0"/>
      <w:marRight w:val="0"/>
      <w:marTop w:val="0"/>
      <w:marBottom w:val="0"/>
      <w:divBdr>
        <w:top w:val="none" w:sz="0" w:space="0" w:color="auto"/>
        <w:left w:val="none" w:sz="0" w:space="0" w:color="auto"/>
        <w:bottom w:val="none" w:sz="0" w:space="0" w:color="auto"/>
        <w:right w:val="none" w:sz="0" w:space="0" w:color="auto"/>
      </w:divBdr>
      <w:divsChild>
        <w:div w:id="1802920006">
          <w:marLeft w:val="0"/>
          <w:marRight w:val="0"/>
          <w:marTop w:val="0"/>
          <w:marBottom w:val="0"/>
          <w:divBdr>
            <w:top w:val="none" w:sz="0" w:space="0" w:color="auto"/>
            <w:left w:val="none" w:sz="0" w:space="0" w:color="auto"/>
            <w:bottom w:val="none" w:sz="0" w:space="0" w:color="auto"/>
            <w:right w:val="none" w:sz="0" w:space="0" w:color="auto"/>
          </w:divBdr>
          <w:divsChild>
            <w:div w:id="396363954">
              <w:marLeft w:val="0"/>
              <w:marRight w:val="0"/>
              <w:marTop w:val="0"/>
              <w:marBottom w:val="0"/>
              <w:divBdr>
                <w:top w:val="none" w:sz="0" w:space="0" w:color="auto"/>
                <w:left w:val="none" w:sz="0" w:space="0" w:color="auto"/>
                <w:bottom w:val="none" w:sz="0" w:space="0" w:color="auto"/>
                <w:right w:val="none" w:sz="0" w:space="0" w:color="auto"/>
              </w:divBdr>
            </w:div>
            <w:div w:id="508177910">
              <w:marLeft w:val="0"/>
              <w:marRight w:val="0"/>
              <w:marTop w:val="0"/>
              <w:marBottom w:val="0"/>
              <w:divBdr>
                <w:top w:val="none" w:sz="0" w:space="0" w:color="auto"/>
                <w:left w:val="none" w:sz="0" w:space="0" w:color="auto"/>
                <w:bottom w:val="none" w:sz="0" w:space="0" w:color="auto"/>
                <w:right w:val="none" w:sz="0" w:space="0" w:color="auto"/>
              </w:divBdr>
            </w:div>
            <w:div w:id="1470130084">
              <w:marLeft w:val="0"/>
              <w:marRight w:val="0"/>
              <w:marTop w:val="0"/>
              <w:marBottom w:val="0"/>
              <w:divBdr>
                <w:top w:val="none" w:sz="0" w:space="0" w:color="auto"/>
                <w:left w:val="none" w:sz="0" w:space="0" w:color="auto"/>
                <w:bottom w:val="none" w:sz="0" w:space="0" w:color="auto"/>
                <w:right w:val="none" w:sz="0" w:space="0" w:color="auto"/>
              </w:divBdr>
            </w:div>
            <w:div w:id="517428431">
              <w:marLeft w:val="0"/>
              <w:marRight w:val="0"/>
              <w:marTop w:val="0"/>
              <w:marBottom w:val="0"/>
              <w:divBdr>
                <w:top w:val="none" w:sz="0" w:space="0" w:color="auto"/>
                <w:left w:val="none" w:sz="0" w:space="0" w:color="auto"/>
                <w:bottom w:val="none" w:sz="0" w:space="0" w:color="auto"/>
                <w:right w:val="none" w:sz="0" w:space="0" w:color="auto"/>
              </w:divBdr>
            </w:div>
            <w:div w:id="779304951">
              <w:marLeft w:val="0"/>
              <w:marRight w:val="0"/>
              <w:marTop w:val="0"/>
              <w:marBottom w:val="0"/>
              <w:divBdr>
                <w:top w:val="none" w:sz="0" w:space="0" w:color="auto"/>
                <w:left w:val="none" w:sz="0" w:space="0" w:color="auto"/>
                <w:bottom w:val="none" w:sz="0" w:space="0" w:color="auto"/>
                <w:right w:val="none" w:sz="0" w:space="0" w:color="auto"/>
              </w:divBdr>
            </w:div>
            <w:div w:id="208945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903">
      <w:bodyDiv w:val="1"/>
      <w:marLeft w:val="0"/>
      <w:marRight w:val="0"/>
      <w:marTop w:val="0"/>
      <w:marBottom w:val="0"/>
      <w:divBdr>
        <w:top w:val="none" w:sz="0" w:space="0" w:color="auto"/>
        <w:left w:val="none" w:sz="0" w:space="0" w:color="auto"/>
        <w:bottom w:val="none" w:sz="0" w:space="0" w:color="auto"/>
        <w:right w:val="none" w:sz="0" w:space="0" w:color="auto"/>
      </w:divBdr>
      <w:divsChild>
        <w:div w:id="684015382">
          <w:marLeft w:val="1800"/>
          <w:marRight w:val="0"/>
          <w:marTop w:val="90"/>
          <w:marBottom w:val="0"/>
          <w:divBdr>
            <w:top w:val="none" w:sz="0" w:space="0" w:color="auto"/>
            <w:left w:val="none" w:sz="0" w:space="0" w:color="auto"/>
            <w:bottom w:val="none" w:sz="0" w:space="0" w:color="auto"/>
            <w:right w:val="none" w:sz="0" w:space="0" w:color="auto"/>
          </w:divBdr>
        </w:div>
        <w:div w:id="1207373097">
          <w:marLeft w:val="1800"/>
          <w:marRight w:val="0"/>
          <w:marTop w:val="90"/>
          <w:marBottom w:val="0"/>
          <w:divBdr>
            <w:top w:val="none" w:sz="0" w:space="0" w:color="auto"/>
            <w:left w:val="none" w:sz="0" w:space="0" w:color="auto"/>
            <w:bottom w:val="none" w:sz="0" w:space="0" w:color="auto"/>
            <w:right w:val="none" w:sz="0" w:space="0" w:color="auto"/>
          </w:divBdr>
        </w:div>
        <w:div w:id="1646423219">
          <w:marLeft w:val="1800"/>
          <w:marRight w:val="0"/>
          <w:marTop w:val="90"/>
          <w:marBottom w:val="0"/>
          <w:divBdr>
            <w:top w:val="none" w:sz="0" w:space="0" w:color="auto"/>
            <w:left w:val="none" w:sz="0" w:space="0" w:color="auto"/>
            <w:bottom w:val="none" w:sz="0" w:space="0" w:color="auto"/>
            <w:right w:val="none" w:sz="0" w:space="0" w:color="auto"/>
          </w:divBdr>
        </w:div>
        <w:div w:id="24526968">
          <w:marLeft w:val="1800"/>
          <w:marRight w:val="0"/>
          <w:marTop w:val="90"/>
          <w:marBottom w:val="0"/>
          <w:divBdr>
            <w:top w:val="none" w:sz="0" w:space="0" w:color="auto"/>
            <w:left w:val="none" w:sz="0" w:space="0" w:color="auto"/>
            <w:bottom w:val="none" w:sz="0" w:space="0" w:color="auto"/>
            <w:right w:val="none" w:sz="0" w:space="0" w:color="auto"/>
          </w:divBdr>
        </w:div>
        <w:div w:id="828054675">
          <w:marLeft w:val="1800"/>
          <w:marRight w:val="0"/>
          <w:marTop w:val="90"/>
          <w:marBottom w:val="0"/>
          <w:divBdr>
            <w:top w:val="none" w:sz="0" w:space="0" w:color="auto"/>
            <w:left w:val="none" w:sz="0" w:space="0" w:color="auto"/>
            <w:bottom w:val="none" w:sz="0" w:space="0" w:color="auto"/>
            <w:right w:val="none" w:sz="0" w:space="0" w:color="auto"/>
          </w:divBdr>
        </w:div>
        <w:div w:id="1665009430">
          <w:marLeft w:val="1800"/>
          <w:marRight w:val="0"/>
          <w:marTop w:val="90"/>
          <w:marBottom w:val="0"/>
          <w:divBdr>
            <w:top w:val="none" w:sz="0" w:space="0" w:color="auto"/>
            <w:left w:val="none" w:sz="0" w:space="0" w:color="auto"/>
            <w:bottom w:val="none" w:sz="0" w:space="0" w:color="auto"/>
            <w:right w:val="none" w:sz="0" w:space="0" w:color="auto"/>
          </w:divBdr>
        </w:div>
        <w:div w:id="1280918616">
          <w:marLeft w:val="1800"/>
          <w:marRight w:val="0"/>
          <w:marTop w:val="90"/>
          <w:marBottom w:val="0"/>
          <w:divBdr>
            <w:top w:val="none" w:sz="0" w:space="0" w:color="auto"/>
            <w:left w:val="none" w:sz="0" w:space="0" w:color="auto"/>
            <w:bottom w:val="none" w:sz="0" w:space="0" w:color="auto"/>
            <w:right w:val="none" w:sz="0" w:space="0" w:color="auto"/>
          </w:divBdr>
        </w:div>
        <w:div w:id="329334531">
          <w:marLeft w:val="1800"/>
          <w:marRight w:val="0"/>
          <w:marTop w:val="90"/>
          <w:marBottom w:val="0"/>
          <w:divBdr>
            <w:top w:val="none" w:sz="0" w:space="0" w:color="auto"/>
            <w:left w:val="none" w:sz="0" w:space="0" w:color="auto"/>
            <w:bottom w:val="none" w:sz="0" w:space="0" w:color="auto"/>
            <w:right w:val="none" w:sz="0" w:space="0" w:color="auto"/>
          </w:divBdr>
        </w:div>
        <w:div w:id="1103957302">
          <w:marLeft w:val="1800"/>
          <w:marRight w:val="0"/>
          <w:marTop w:val="90"/>
          <w:marBottom w:val="0"/>
          <w:divBdr>
            <w:top w:val="none" w:sz="0" w:space="0" w:color="auto"/>
            <w:left w:val="none" w:sz="0" w:space="0" w:color="auto"/>
            <w:bottom w:val="none" w:sz="0" w:space="0" w:color="auto"/>
            <w:right w:val="none" w:sz="0" w:space="0" w:color="auto"/>
          </w:divBdr>
        </w:div>
        <w:div w:id="751659990">
          <w:marLeft w:val="1800"/>
          <w:marRight w:val="0"/>
          <w:marTop w:val="90"/>
          <w:marBottom w:val="0"/>
          <w:divBdr>
            <w:top w:val="none" w:sz="0" w:space="0" w:color="auto"/>
            <w:left w:val="none" w:sz="0" w:space="0" w:color="auto"/>
            <w:bottom w:val="none" w:sz="0" w:space="0" w:color="auto"/>
            <w:right w:val="none" w:sz="0" w:space="0" w:color="auto"/>
          </w:divBdr>
        </w:div>
      </w:divsChild>
    </w:div>
    <w:div w:id="138813367">
      <w:bodyDiv w:val="1"/>
      <w:marLeft w:val="0"/>
      <w:marRight w:val="0"/>
      <w:marTop w:val="0"/>
      <w:marBottom w:val="0"/>
      <w:divBdr>
        <w:top w:val="none" w:sz="0" w:space="0" w:color="auto"/>
        <w:left w:val="none" w:sz="0" w:space="0" w:color="auto"/>
        <w:bottom w:val="none" w:sz="0" w:space="0" w:color="auto"/>
        <w:right w:val="none" w:sz="0" w:space="0" w:color="auto"/>
      </w:divBdr>
    </w:div>
    <w:div w:id="142889604">
      <w:bodyDiv w:val="1"/>
      <w:marLeft w:val="0"/>
      <w:marRight w:val="0"/>
      <w:marTop w:val="0"/>
      <w:marBottom w:val="0"/>
      <w:divBdr>
        <w:top w:val="none" w:sz="0" w:space="0" w:color="auto"/>
        <w:left w:val="none" w:sz="0" w:space="0" w:color="auto"/>
        <w:bottom w:val="none" w:sz="0" w:space="0" w:color="auto"/>
        <w:right w:val="none" w:sz="0" w:space="0" w:color="auto"/>
      </w:divBdr>
      <w:divsChild>
        <w:div w:id="2142770197">
          <w:marLeft w:val="533"/>
          <w:marRight w:val="0"/>
          <w:marTop w:val="120"/>
          <w:marBottom w:val="0"/>
          <w:divBdr>
            <w:top w:val="none" w:sz="0" w:space="0" w:color="auto"/>
            <w:left w:val="none" w:sz="0" w:space="0" w:color="auto"/>
            <w:bottom w:val="none" w:sz="0" w:space="0" w:color="auto"/>
            <w:right w:val="none" w:sz="0" w:space="0" w:color="auto"/>
          </w:divBdr>
        </w:div>
      </w:divsChild>
    </w:div>
    <w:div w:id="146871827">
      <w:bodyDiv w:val="1"/>
      <w:marLeft w:val="0"/>
      <w:marRight w:val="0"/>
      <w:marTop w:val="0"/>
      <w:marBottom w:val="0"/>
      <w:divBdr>
        <w:top w:val="none" w:sz="0" w:space="0" w:color="auto"/>
        <w:left w:val="none" w:sz="0" w:space="0" w:color="auto"/>
        <w:bottom w:val="none" w:sz="0" w:space="0" w:color="auto"/>
        <w:right w:val="none" w:sz="0" w:space="0" w:color="auto"/>
      </w:divBdr>
    </w:div>
    <w:div w:id="148715401">
      <w:bodyDiv w:val="1"/>
      <w:marLeft w:val="0"/>
      <w:marRight w:val="0"/>
      <w:marTop w:val="0"/>
      <w:marBottom w:val="0"/>
      <w:divBdr>
        <w:top w:val="none" w:sz="0" w:space="0" w:color="auto"/>
        <w:left w:val="none" w:sz="0" w:space="0" w:color="auto"/>
        <w:bottom w:val="none" w:sz="0" w:space="0" w:color="auto"/>
        <w:right w:val="none" w:sz="0" w:space="0" w:color="auto"/>
      </w:divBdr>
      <w:divsChild>
        <w:div w:id="273290495">
          <w:marLeft w:val="1166"/>
          <w:marRight w:val="0"/>
          <w:marTop w:val="80"/>
          <w:marBottom w:val="0"/>
          <w:divBdr>
            <w:top w:val="none" w:sz="0" w:space="0" w:color="auto"/>
            <w:left w:val="none" w:sz="0" w:space="0" w:color="auto"/>
            <w:bottom w:val="none" w:sz="0" w:space="0" w:color="auto"/>
            <w:right w:val="none" w:sz="0" w:space="0" w:color="auto"/>
          </w:divBdr>
        </w:div>
        <w:div w:id="1075711009">
          <w:marLeft w:val="1166"/>
          <w:marRight w:val="0"/>
          <w:marTop w:val="80"/>
          <w:marBottom w:val="0"/>
          <w:divBdr>
            <w:top w:val="none" w:sz="0" w:space="0" w:color="auto"/>
            <w:left w:val="none" w:sz="0" w:space="0" w:color="auto"/>
            <w:bottom w:val="none" w:sz="0" w:space="0" w:color="auto"/>
            <w:right w:val="none" w:sz="0" w:space="0" w:color="auto"/>
          </w:divBdr>
        </w:div>
        <w:div w:id="872301259">
          <w:marLeft w:val="1166"/>
          <w:marRight w:val="0"/>
          <w:marTop w:val="90"/>
          <w:marBottom w:val="0"/>
          <w:divBdr>
            <w:top w:val="none" w:sz="0" w:space="0" w:color="auto"/>
            <w:left w:val="none" w:sz="0" w:space="0" w:color="auto"/>
            <w:bottom w:val="none" w:sz="0" w:space="0" w:color="auto"/>
            <w:right w:val="none" w:sz="0" w:space="0" w:color="auto"/>
          </w:divBdr>
        </w:div>
      </w:divsChild>
    </w:div>
    <w:div w:id="161435450">
      <w:bodyDiv w:val="1"/>
      <w:marLeft w:val="0"/>
      <w:marRight w:val="0"/>
      <w:marTop w:val="0"/>
      <w:marBottom w:val="0"/>
      <w:divBdr>
        <w:top w:val="none" w:sz="0" w:space="0" w:color="auto"/>
        <w:left w:val="none" w:sz="0" w:space="0" w:color="auto"/>
        <w:bottom w:val="none" w:sz="0" w:space="0" w:color="auto"/>
        <w:right w:val="none" w:sz="0" w:space="0" w:color="auto"/>
      </w:divBdr>
    </w:div>
    <w:div w:id="172230311">
      <w:bodyDiv w:val="1"/>
      <w:marLeft w:val="0"/>
      <w:marRight w:val="0"/>
      <w:marTop w:val="0"/>
      <w:marBottom w:val="0"/>
      <w:divBdr>
        <w:top w:val="none" w:sz="0" w:space="0" w:color="auto"/>
        <w:left w:val="none" w:sz="0" w:space="0" w:color="auto"/>
        <w:bottom w:val="none" w:sz="0" w:space="0" w:color="auto"/>
        <w:right w:val="none" w:sz="0" w:space="0" w:color="auto"/>
      </w:divBdr>
      <w:divsChild>
        <w:div w:id="416562110">
          <w:marLeft w:val="0"/>
          <w:marRight w:val="0"/>
          <w:marTop w:val="0"/>
          <w:marBottom w:val="0"/>
          <w:divBdr>
            <w:top w:val="none" w:sz="0" w:space="0" w:color="auto"/>
            <w:left w:val="none" w:sz="0" w:space="0" w:color="auto"/>
            <w:bottom w:val="none" w:sz="0" w:space="0" w:color="auto"/>
            <w:right w:val="none" w:sz="0" w:space="0" w:color="auto"/>
          </w:divBdr>
          <w:divsChild>
            <w:div w:id="18390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830">
      <w:bodyDiv w:val="1"/>
      <w:marLeft w:val="0"/>
      <w:marRight w:val="0"/>
      <w:marTop w:val="0"/>
      <w:marBottom w:val="0"/>
      <w:divBdr>
        <w:top w:val="none" w:sz="0" w:space="0" w:color="auto"/>
        <w:left w:val="none" w:sz="0" w:space="0" w:color="auto"/>
        <w:bottom w:val="none" w:sz="0" w:space="0" w:color="auto"/>
        <w:right w:val="none" w:sz="0" w:space="0" w:color="auto"/>
      </w:divBdr>
    </w:div>
    <w:div w:id="201016370">
      <w:bodyDiv w:val="1"/>
      <w:marLeft w:val="0"/>
      <w:marRight w:val="0"/>
      <w:marTop w:val="0"/>
      <w:marBottom w:val="0"/>
      <w:divBdr>
        <w:top w:val="none" w:sz="0" w:space="0" w:color="auto"/>
        <w:left w:val="none" w:sz="0" w:space="0" w:color="auto"/>
        <w:bottom w:val="none" w:sz="0" w:space="0" w:color="auto"/>
        <w:right w:val="none" w:sz="0" w:space="0" w:color="auto"/>
      </w:divBdr>
      <w:divsChild>
        <w:div w:id="2058047337">
          <w:marLeft w:val="1800"/>
          <w:marRight w:val="0"/>
          <w:marTop w:val="90"/>
          <w:marBottom w:val="0"/>
          <w:divBdr>
            <w:top w:val="none" w:sz="0" w:space="0" w:color="auto"/>
            <w:left w:val="none" w:sz="0" w:space="0" w:color="auto"/>
            <w:bottom w:val="none" w:sz="0" w:space="0" w:color="auto"/>
            <w:right w:val="none" w:sz="0" w:space="0" w:color="auto"/>
          </w:divBdr>
        </w:div>
        <w:div w:id="758480812">
          <w:marLeft w:val="1800"/>
          <w:marRight w:val="0"/>
          <w:marTop w:val="90"/>
          <w:marBottom w:val="0"/>
          <w:divBdr>
            <w:top w:val="none" w:sz="0" w:space="0" w:color="auto"/>
            <w:left w:val="none" w:sz="0" w:space="0" w:color="auto"/>
            <w:bottom w:val="none" w:sz="0" w:space="0" w:color="auto"/>
            <w:right w:val="none" w:sz="0" w:space="0" w:color="auto"/>
          </w:divBdr>
        </w:div>
        <w:div w:id="1792237291">
          <w:marLeft w:val="1800"/>
          <w:marRight w:val="0"/>
          <w:marTop w:val="90"/>
          <w:marBottom w:val="0"/>
          <w:divBdr>
            <w:top w:val="none" w:sz="0" w:space="0" w:color="auto"/>
            <w:left w:val="none" w:sz="0" w:space="0" w:color="auto"/>
            <w:bottom w:val="none" w:sz="0" w:space="0" w:color="auto"/>
            <w:right w:val="none" w:sz="0" w:space="0" w:color="auto"/>
          </w:divBdr>
        </w:div>
        <w:div w:id="1742437231">
          <w:marLeft w:val="1800"/>
          <w:marRight w:val="0"/>
          <w:marTop w:val="90"/>
          <w:marBottom w:val="0"/>
          <w:divBdr>
            <w:top w:val="none" w:sz="0" w:space="0" w:color="auto"/>
            <w:left w:val="none" w:sz="0" w:space="0" w:color="auto"/>
            <w:bottom w:val="none" w:sz="0" w:space="0" w:color="auto"/>
            <w:right w:val="none" w:sz="0" w:space="0" w:color="auto"/>
          </w:divBdr>
        </w:div>
      </w:divsChild>
    </w:div>
    <w:div w:id="210121494">
      <w:bodyDiv w:val="1"/>
      <w:marLeft w:val="0"/>
      <w:marRight w:val="0"/>
      <w:marTop w:val="0"/>
      <w:marBottom w:val="0"/>
      <w:divBdr>
        <w:top w:val="none" w:sz="0" w:space="0" w:color="auto"/>
        <w:left w:val="none" w:sz="0" w:space="0" w:color="auto"/>
        <w:bottom w:val="none" w:sz="0" w:space="0" w:color="auto"/>
        <w:right w:val="none" w:sz="0" w:space="0" w:color="auto"/>
      </w:divBdr>
    </w:div>
    <w:div w:id="219026479">
      <w:bodyDiv w:val="1"/>
      <w:marLeft w:val="0"/>
      <w:marRight w:val="0"/>
      <w:marTop w:val="0"/>
      <w:marBottom w:val="0"/>
      <w:divBdr>
        <w:top w:val="none" w:sz="0" w:space="0" w:color="auto"/>
        <w:left w:val="none" w:sz="0" w:space="0" w:color="auto"/>
        <w:bottom w:val="none" w:sz="0" w:space="0" w:color="auto"/>
        <w:right w:val="none" w:sz="0" w:space="0" w:color="auto"/>
      </w:divBdr>
    </w:div>
    <w:div w:id="226696533">
      <w:bodyDiv w:val="1"/>
      <w:marLeft w:val="0"/>
      <w:marRight w:val="0"/>
      <w:marTop w:val="0"/>
      <w:marBottom w:val="0"/>
      <w:divBdr>
        <w:top w:val="none" w:sz="0" w:space="0" w:color="auto"/>
        <w:left w:val="none" w:sz="0" w:space="0" w:color="auto"/>
        <w:bottom w:val="none" w:sz="0" w:space="0" w:color="auto"/>
        <w:right w:val="none" w:sz="0" w:space="0" w:color="auto"/>
      </w:divBdr>
      <w:divsChild>
        <w:div w:id="865867618">
          <w:marLeft w:val="0"/>
          <w:marRight w:val="0"/>
          <w:marTop w:val="0"/>
          <w:marBottom w:val="0"/>
          <w:divBdr>
            <w:top w:val="none" w:sz="0" w:space="0" w:color="auto"/>
            <w:left w:val="none" w:sz="0" w:space="0" w:color="auto"/>
            <w:bottom w:val="none" w:sz="0" w:space="0" w:color="auto"/>
            <w:right w:val="none" w:sz="0" w:space="0" w:color="auto"/>
          </w:divBdr>
          <w:divsChild>
            <w:div w:id="950550770">
              <w:marLeft w:val="0"/>
              <w:marRight w:val="0"/>
              <w:marTop w:val="0"/>
              <w:marBottom w:val="0"/>
              <w:divBdr>
                <w:top w:val="none" w:sz="0" w:space="0" w:color="auto"/>
                <w:left w:val="none" w:sz="0" w:space="0" w:color="auto"/>
                <w:bottom w:val="none" w:sz="0" w:space="0" w:color="auto"/>
                <w:right w:val="none" w:sz="0" w:space="0" w:color="auto"/>
              </w:divBdr>
            </w:div>
            <w:div w:id="768889300">
              <w:marLeft w:val="0"/>
              <w:marRight w:val="0"/>
              <w:marTop w:val="0"/>
              <w:marBottom w:val="0"/>
              <w:divBdr>
                <w:top w:val="none" w:sz="0" w:space="0" w:color="auto"/>
                <w:left w:val="none" w:sz="0" w:space="0" w:color="auto"/>
                <w:bottom w:val="none" w:sz="0" w:space="0" w:color="auto"/>
                <w:right w:val="none" w:sz="0" w:space="0" w:color="auto"/>
              </w:divBdr>
            </w:div>
            <w:div w:id="1429083899">
              <w:marLeft w:val="0"/>
              <w:marRight w:val="0"/>
              <w:marTop w:val="0"/>
              <w:marBottom w:val="0"/>
              <w:divBdr>
                <w:top w:val="none" w:sz="0" w:space="0" w:color="auto"/>
                <w:left w:val="none" w:sz="0" w:space="0" w:color="auto"/>
                <w:bottom w:val="none" w:sz="0" w:space="0" w:color="auto"/>
                <w:right w:val="none" w:sz="0" w:space="0" w:color="auto"/>
              </w:divBdr>
            </w:div>
            <w:div w:id="1010445411">
              <w:marLeft w:val="0"/>
              <w:marRight w:val="0"/>
              <w:marTop w:val="0"/>
              <w:marBottom w:val="0"/>
              <w:divBdr>
                <w:top w:val="none" w:sz="0" w:space="0" w:color="auto"/>
                <w:left w:val="none" w:sz="0" w:space="0" w:color="auto"/>
                <w:bottom w:val="none" w:sz="0" w:space="0" w:color="auto"/>
                <w:right w:val="none" w:sz="0" w:space="0" w:color="auto"/>
              </w:divBdr>
            </w:div>
            <w:div w:id="1603225014">
              <w:marLeft w:val="0"/>
              <w:marRight w:val="0"/>
              <w:marTop w:val="0"/>
              <w:marBottom w:val="0"/>
              <w:divBdr>
                <w:top w:val="none" w:sz="0" w:space="0" w:color="auto"/>
                <w:left w:val="none" w:sz="0" w:space="0" w:color="auto"/>
                <w:bottom w:val="none" w:sz="0" w:space="0" w:color="auto"/>
                <w:right w:val="none" w:sz="0" w:space="0" w:color="auto"/>
              </w:divBdr>
            </w:div>
            <w:div w:id="54474169">
              <w:marLeft w:val="0"/>
              <w:marRight w:val="0"/>
              <w:marTop w:val="0"/>
              <w:marBottom w:val="0"/>
              <w:divBdr>
                <w:top w:val="none" w:sz="0" w:space="0" w:color="auto"/>
                <w:left w:val="none" w:sz="0" w:space="0" w:color="auto"/>
                <w:bottom w:val="none" w:sz="0" w:space="0" w:color="auto"/>
                <w:right w:val="none" w:sz="0" w:space="0" w:color="auto"/>
              </w:divBdr>
            </w:div>
            <w:div w:id="254441721">
              <w:marLeft w:val="0"/>
              <w:marRight w:val="0"/>
              <w:marTop w:val="0"/>
              <w:marBottom w:val="0"/>
              <w:divBdr>
                <w:top w:val="none" w:sz="0" w:space="0" w:color="auto"/>
                <w:left w:val="none" w:sz="0" w:space="0" w:color="auto"/>
                <w:bottom w:val="none" w:sz="0" w:space="0" w:color="auto"/>
                <w:right w:val="none" w:sz="0" w:space="0" w:color="auto"/>
              </w:divBdr>
            </w:div>
            <w:div w:id="513038613">
              <w:marLeft w:val="0"/>
              <w:marRight w:val="0"/>
              <w:marTop w:val="0"/>
              <w:marBottom w:val="0"/>
              <w:divBdr>
                <w:top w:val="none" w:sz="0" w:space="0" w:color="auto"/>
                <w:left w:val="none" w:sz="0" w:space="0" w:color="auto"/>
                <w:bottom w:val="none" w:sz="0" w:space="0" w:color="auto"/>
                <w:right w:val="none" w:sz="0" w:space="0" w:color="auto"/>
              </w:divBdr>
            </w:div>
            <w:div w:id="565803417">
              <w:marLeft w:val="0"/>
              <w:marRight w:val="0"/>
              <w:marTop w:val="0"/>
              <w:marBottom w:val="0"/>
              <w:divBdr>
                <w:top w:val="none" w:sz="0" w:space="0" w:color="auto"/>
                <w:left w:val="none" w:sz="0" w:space="0" w:color="auto"/>
                <w:bottom w:val="none" w:sz="0" w:space="0" w:color="auto"/>
                <w:right w:val="none" w:sz="0" w:space="0" w:color="auto"/>
              </w:divBdr>
            </w:div>
            <w:div w:id="236595809">
              <w:marLeft w:val="0"/>
              <w:marRight w:val="0"/>
              <w:marTop w:val="0"/>
              <w:marBottom w:val="0"/>
              <w:divBdr>
                <w:top w:val="none" w:sz="0" w:space="0" w:color="auto"/>
                <w:left w:val="none" w:sz="0" w:space="0" w:color="auto"/>
                <w:bottom w:val="none" w:sz="0" w:space="0" w:color="auto"/>
                <w:right w:val="none" w:sz="0" w:space="0" w:color="auto"/>
              </w:divBdr>
            </w:div>
            <w:div w:id="1424960611">
              <w:marLeft w:val="0"/>
              <w:marRight w:val="0"/>
              <w:marTop w:val="0"/>
              <w:marBottom w:val="0"/>
              <w:divBdr>
                <w:top w:val="none" w:sz="0" w:space="0" w:color="auto"/>
                <w:left w:val="none" w:sz="0" w:space="0" w:color="auto"/>
                <w:bottom w:val="none" w:sz="0" w:space="0" w:color="auto"/>
                <w:right w:val="none" w:sz="0" w:space="0" w:color="auto"/>
              </w:divBdr>
            </w:div>
            <w:div w:id="1579631840">
              <w:marLeft w:val="0"/>
              <w:marRight w:val="0"/>
              <w:marTop w:val="0"/>
              <w:marBottom w:val="0"/>
              <w:divBdr>
                <w:top w:val="none" w:sz="0" w:space="0" w:color="auto"/>
                <w:left w:val="none" w:sz="0" w:space="0" w:color="auto"/>
                <w:bottom w:val="none" w:sz="0" w:space="0" w:color="auto"/>
                <w:right w:val="none" w:sz="0" w:space="0" w:color="auto"/>
              </w:divBdr>
            </w:div>
            <w:div w:id="1576472099">
              <w:marLeft w:val="0"/>
              <w:marRight w:val="0"/>
              <w:marTop w:val="0"/>
              <w:marBottom w:val="0"/>
              <w:divBdr>
                <w:top w:val="none" w:sz="0" w:space="0" w:color="auto"/>
                <w:left w:val="none" w:sz="0" w:space="0" w:color="auto"/>
                <w:bottom w:val="none" w:sz="0" w:space="0" w:color="auto"/>
                <w:right w:val="none" w:sz="0" w:space="0" w:color="auto"/>
              </w:divBdr>
            </w:div>
            <w:div w:id="1803839640">
              <w:marLeft w:val="0"/>
              <w:marRight w:val="0"/>
              <w:marTop w:val="0"/>
              <w:marBottom w:val="0"/>
              <w:divBdr>
                <w:top w:val="none" w:sz="0" w:space="0" w:color="auto"/>
                <w:left w:val="none" w:sz="0" w:space="0" w:color="auto"/>
                <w:bottom w:val="none" w:sz="0" w:space="0" w:color="auto"/>
                <w:right w:val="none" w:sz="0" w:space="0" w:color="auto"/>
              </w:divBdr>
            </w:div>
            <w:div w:id="795756460">
              <w:marLeft w:val="0"/>
              <w:marRight w:val="0"/>
              <w:marTop w:val="0"/>
              <w:marBottom w:val="0"/>
              <w:divBdr>
                <w:top w:val="none" w:sz="0" w:space="0" w:color="auto"/>
                <w:left w:val="none" w:sz="0" w:space="0" w:color="auto"/>
                <w:bottom w:val="none" w:sz="0" w:space="0" w:color="auto"/>
                <w:right w:val="none" w:sz="0" w:space="0" w:color="auto"/>
              </w:divBdr>
            </w:div>
            <w:div w:id="900679980">
              <w:marLeft w:val="0"/>
              <w:marRight w:val="0"/>
              <w:marTop w:val="0"/>
              <w:marBottom w:val="0"/>
              <w:divBdr>
                <w:top w:val="none" w:sz="0" w:space="0" w:color="auto"/>
                <w:left w:val="none" w:sz="0" w:space="0" w:color="auto"/>
                <w:bottom w:val="none" w:sz="0" w:space="0" w:color="auto"/>
                <w:right w:val="none" w:sz="0" w:space="0" w:color="auto"/>
              </w:divBdr>
            </w:div>
            <w:div w:id="787359779">
              <w:marLeft w:val="0"/>
              <w:marRight w:val="0"/>
              <w:marTop w:val="0"/>
              <w:marBottom w:val="0"/>
              <w:divBdr>
                <w:top w:val="none" w:sz="0" w:space="0" w:color="auto"/>
                <w:left w:val="none" w:sz="0" w:space="0" w:color="auto"/>
                <w:bottom w:val="none" w:sz="0" w:space="0" w:color="auto"/>
                <w:right w:val="none" w:sz="0" w:space="0" w:color="auto"/>
              </w:divBdr>
            </w:div>
            <w:div w:id="1254241787">
              <w:marLeft w:val="0"/>
              <w:marRight w:val="0"/>
              <w:marTop w:val="0"/>
              <w:marBottom w:val="0"/>
              <w:divBdr>
                <w:top w:val="none" w:sz="0" w:space="0" w:color="auto"/>
                <w:left w:val="none" w:sz="0" w:space="0" w:color="auto"/>
                <w:bottom w:val="none" w:sz="0" w:space="0" w:color="auto"/>
                <w:right w:val="none" w:sz="0" w:space="0" w:color="auto"/>
              </w:divBdr>
            </w:div>
            <w:div w:id="44332722">
              <w:marLeft w:val="0"/>
              <w:marRight w:val="0"/>
              <w:marTop w:val="0"/>
              <w:marBottom w:val="0"/>
              <w:divBdr>
                <w:top w:val="none" w:sz="0" w:space="0" w:color="auto"/>
                <w:left w:val="none" w:sz="0" w:space="0" w:color="auto"/>
                <w:bottom w:val="none" w:sz="0" w:space="0" w:color="auto"/>
                <w:right w:val="none" w:sz="0" w:space="0" w:color="auto"/>
              </w:divBdr>
            </w:div>
            <w:div w:id="1136794282">
              <w:marLeft w:val="0"/>
              <w:marRight w:val="0"/>
              <w:marTop w:val="0"/>
              <w:marBottom w:val="0"/>
              <w:divBdr>
                <w:top w:val="none" w:sz="0" w:space="0" w:color="auto"/>
                <w:left w:val="none" w:sz="0" w:space="0" w:color="auto"/>
                <w:bottom w:val="none" w:sz="0" w:space="0" w:color="auto"/>
                <w:right w:val="none" w:sz="0" w:space="0" w:color="auto"/>
              </w:divBdr>
            </w:div>
            <w:div w:id="2752773">
              <w:marLeft w:val="0"/>
              <w:marRight w:val="0"/>
              <w:marTop w:val="0"/>
              <w:marBottom w:val="0"/>
              <w:divBdr>
                <w:top w:val="none" w:sz="0" w:space="0" w:color="auto"/>
                <w:left w:val="none" w:sz="0" w:space="0" w:color="auto"/>
                <w:bottom w:val="none" w:sz="0" w:space="0" w:color="auto"/>
                <w:right w:val="none" w:sz="0" w:space="0" w:color="auto"/>
              </w:divBdr>
            </w:div>
            <w:div w:id="907767429">
              <w:marLeft w:val="0"/>
              <w:marRight w:val="0"/>
              <w:marTop w:val="0"/>
              <w:marBottom w:val="0"/>
              <w:divBdr>
                <w:top w:val="none" w:sz="0" w:space="0" w:color="auto"/>
                <w:left w:val="none" w:sz="0" w:space="0" w:color="auto"/>
                <w:bottom w:val="none" w:sz="0" w:space="0" w:color="auto"/>
                <w:right w:val="none" w:sz="0" w:space="0" w:color="auto"/>
              </w:divBdr>
            </w:div>
            <w:div w:id="371348013">
              <w:marLeft w:val="0"/>
              <w:marRight w:val="0"/>
              <w:marTop w:val="0"/>
              <w:marBottom w:val="0"/>
              <w:divBdr>
                <w:top w:val="none" w:sz="0" w:space="0" w:color="auto"/>
                <w:left w:val="none" w:sz="0" w:space="0" w:color="auto"/>
                <w:bottom w:val="none" w:sz="0" w:space="0" w:color="auto"/>
                <w:right w:val="none" w:sz="0" w:space="0" w:color="auto"/>
              </w:divBdr>
            </w:div>
            <w:div w:id="698899529">
              <w:marLeft w:val="0"/>
              <w:marRight w:val="0"/>
              <w:marTop w:val="0"/>
              <w:marBottom w:val="0"/>
              <w:divBdr>
                <w:top w:val="none" w:sz="0" w:space="0" w:color="auto"/>
                <w:left w:val="none" w:sz="0" w:space="0" w:color="auto"/>
                <w:bottom w:val="none" w:sz="0" w:space="0" w:color="auto"/>
                <w:right w:val="none" w:sz="0" w:space="0" w:color="auto"/>
              </w:divBdr>
            </w:div>
            <w:div w:id="2050835371">
              <w:marLeft w:val="0"/>
              <w:marRight w:val="0"/>
              <w:marTop w:val="0"/>
              <w:marBottom w:val="0"/>
              <w:divBdr>
                <w:top w:val="none" w:sz="0" w:space="0" w:color="auto"/>
                <w:left w:val="none" w:sz="0" w:space="0" w:color="auto"/>
                <w:bottom w:val="none" w:sz="0" w:space="0" w:color="auto"/>
                <w:right w:val="none" w:sz="0" w:space="0" w:color="auto"/>
              </w:divBdr>
            </w:div>
            <w:div w:id="216670641">
              <w:marLeft w:val="0"/>
              <w:marRight w:val="0"/>
              <w:marTop w:val="0"/>
              <w:marBottom w:val="0"/>
              <w:divBdr>
                <w:top w:val="none" w:sz="0" w:space="0" w:color="auto"/>
                <w:left w:val="none" w:sz="0" w:space="0" w:color="auto"/>
                <w:bottom w:val="none" w:sz="0" w:space="0" w:color="auto"/>
                <w:right w:val="none" w:sz="0" w:space="0" w:color="auto"/>
              </w:divBdr>
            </w:div>
            <w:div w:id="28350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98175">
      <w:bodyDiv w:val="1"/>
      <w:marLeft w:val="0"/>
      <w:marRight w:val="0"/>
      <w:marTop w:val="0"/>
      <w:marBottom w:val="0"/>
      <w:divBdr>
        <w:top w:val="none" w:sz="0" w:space="0" w:color="auto"/>
        <w:left w:val="none" w:sz="0" w:space="0" w:color="auto"/>
        <w:bottom w:val="none" w:sz="0" w:space="0" w:color="auto"/>
        <w:right w:val="none" w:sz="0" w:space="0" w:color="auto"/>
      </w:divBdr>
      <w:divsChild>
        <w:div w:id="1364400767">
          <w:marLeft w:val="0"/>
          <w:marRight w:val="0"/>
          <w:marTop w:val="0"/>
          <w:marBottom w:val="0"/>
          <w:divBdr>
            <w:top w:val="none" w:sz="0" w:space="0" w:color="auto"/>
            <w:left w:val="none" w:sz="0" w:space="0" w:color="auto"/>
            <w:bottom w:val="none" w:sz="0" w:space="0" w:color="auto"/>
            <w:right w:val="none" w:sz="0" w:space="0" w:color="auto"/>
          </w:divBdr>
        </w:div>
      </w:divsChild>
    </w:div>
    <w:div w:id="240409904">
      <w:bodyDiv w:val="1"/>
      <w:marLeft w:val="0"/>
      <w:marRight w:val="0"/>
      <w:marTop w:val="0"/>
      <w:marBottom w:val="0"/>
      <w:divBdr>
        <w:top w:val="none" w:sz="0" w:space="0" w:color="auto"/>
        <w:left w:val="none" w:sz="0" w:space="0" w:color="auto"/>
        <w:bottom w:val="none" w:sz="0" w:space="0" w:color="auto"/>
        <w:right w:val="none" w:sz="0" w:space="0" w:color="auto"/>
      </w:divBdr>
    </w:div>
    <w:div w:id="259994002">
      <w:bodyDiv w:val="1"/>
      <w:marLeft w:val="0"/>
      <w:marRight w:val="0"/>
      <w:marTop w:val="0"/>
      <w:marBottom w:val="0"/>
      <w:divBdr>
        <w:top w:val="none" w:sz="0" w:space="0" w:color="auto"/>
        <w:left w:val="none" w:sz="0" w:space="0" w:color="auto"/>
        <w:bottom w:val="none" w:sz="0" w:space="0" w:color="auto"/>
        <w:right w:val="none" w:sz="0" w:space="0" w:color="auto"/>
      </w:divBdr>
      <w:divsChild>
        <w:div w:id="1796172638">
          <w:marLeft w:val="0"/>
          <w:marRight w:val="0"/>
          <w:marTop w:val="0"/>
          <w:marBottom w:val="0"/>
          <w:divBdr>
            <w:top w:val="none" w:sz="0" w:space="0" w:color="auto"/>
            <w:left w:val="none" w:sz="0" w:space="0" w:color="auto"/>
            <w:bottom w:val="none" w:sz="0" w:space="0" w:color="auto"/>
            <w:right w:val="none" w:sz="0" w:space="0" w:color="auto"/>
          </w:divBdr>
        </w:div>
      </w:divsChild>
    </w:div>
    <w:div w:id="276330791">
      <w:bodyDiv w:val="1"/>
      <w:marLeft w:val="0"/>
      <w:marRight w:val="0"/>
      <w:marTop w:val="0"/>
      <w:marBottom w:val="0"/>
      <w:divBdr>
        <w:top w:val="none" w:sz="0" w:space="0" w:color="auto"/>
        <w:left w:val="none" w:sz="0" w:space="0" w:color="auto"/>
        <w:bottom w:val="none" w:sz="0" w:space="0" w:color="auto"/>
        <w:right w:val="none" w:sz="0" w:space="0" w:color="auto"/>
      </w:divBdr>
    </w:div>
    <w:div w:id="284704197">
      <w:bodyDiv w:val="1"/>
      <w:marLeft w:val="0"/>
      <w:marRight w:val="0"/>
      <w:marTop w:val="0"/>
      <w:marBottom w:val="0"/>
      <w:divBdr>
        <w:top w:val="none" w:sz="0" w:space="0" w:color="auto"/>
        <w:left w:val="none" w:sz="0" w:space="0" w:color="auto"/>
        <w:bottom w:val="none" w:sz="0" w:space="0" w:color="auto"/>
        <w:right w:val="none" w:sz="0" w:space="0" w:color="auto"/>
      </w:divBdr>
    </w:div>
    <w:div w:id="294062175">
      <w:bodyDiv w:val="1"/>
      <w:marLeft w:val="0"/>
      <w:marRight w:val="0"/>
      <w:marTop w:val="0"/>
      <w:marBottom w:val="0"/>
      <w:divBdr>
        <w:top w:val="none" w:sz="0" w:space="0" w:color="auto"/>
        <w:left w:val="none" w:sz="0" w:space="0" w:color="auto"/>
        <w:bottom w:val="none" w:sz="0" w:space="0" w:color="auto"/>
        <w:right w:val="none" w:sz="0" w:space="0" w:color="auto"/>
      </w:divBdr>
    </w:div>
    <w:div w:id="317421910">
      <w:bodyDiv w:val="1"/>
      <w:marLeft w:val="0"/>
      <w:marRight w:val="0"/>
      <w:marTop w:val="0"/>
      <w:marBottom w:val="0"/>
      <w:divBdr>
        <w:top w:val="none" w:sz="0" w:space="0" w:color="auto"/>
        <w:left w:val="none" w:sz="0" w:space="0" w:color="auto"/>
        <w:bottom w:val="none" w:sz="0" w:space="0" w:color="auto"/>
        <w:right w:val="none" w:sz="0" w:space="0" w:color="auto"/>
      </w:divBdr>
    </w:div>
    <w:div w:id="320039927">
      <w:bodyDiv w:val="1"/>
      <w:marLeft w:val="0"/>
      <w:marRight w:val="0"/>
      <w:marTop w:val="0"/>
      <w:marBottom w:val="0"/>
      <w:divBdr>
        <w:top w:val="none" w:sz="0" w:space="0" w:color="auto"/>
        <w:left w:val="none" w:sz="0" w:space="0" w:color="auto"/>
        <w:bottom w:val="none" w:sz="0" w:space="0" w:color="auto"/>
        <w:right w:val="none" w:sz="0" w:space="0" w:color="auto"/>
      </w:divBdr>
    </w:div>
    <w:div w:id="330258721">
      <w:bodyDiv w:val="1"/>
      <w:marLeft w:val="0"/>
      <w:marRight w:val="0"/>
      <w:marTop w:val="0"/>
      <w:marBottom w:val="0"/>
      <w:divBdr>
        <w:top w:val="none" w:sz="0" w:space="0" w:color="auto"/>
        <w:left w:val="none" w:sz="0" w:space="0" w:color="auto"/>
        <w:bottom w:val="none" w:sz="0" w:space="0" w:color="auto"/>
        <w:right w:val="none" w:sz="0" w:space="0" w:color="auto"/>
      </w:divBdr>
    </w:div>
    <w:div w:id="338042680">
      <w:bodyDiv w:val="1"/>
      <w:marLeft w:val="0"/>
      <w:marRight w:val="0"/>
      <w:marTop w:val="0"/>
      <w:marBottom w:val="0"/>
      <w:divBdr>
        <w:top w:val="none" w:sz="0" w:space="0" w:color="auto"/>
        <w:left w:val="none" w:sz="0" w:space="0" w:color="auto"/>
        <w:bottom w:val="none" w:sz="0" w:space="0" w:color="auto"/>
        <w:right w:val="none" w:sz="0" w:space="0" w:color="auto"/>
      </w:divBdr>
    </w:div>
    <w:div w:id="338388313">
      <w:bodyDiv w:val="1"/>
      <w:marLeft w:val="0"/>
      <w:marRight w:val="0"/>
      <w:marTop w:val="0"/>
      <w:marBottom w:val="0"/>
      <w:divBdr>
        <w:top w:val="none" w:sz="0" w:space="0" w:color="auto"/>
        <w:left w:val="none" w:sz="0" w:space="0" w:color="auto"/>
        <w:bottom w:val="none" w:sz="0" w:space="0" w:color="auto"/>
        <w:right w:val="none" w:sz="0" w:space="0" w:color="auto"/>
      </w:divBdr>
      <w:divsChild>
        <w:div w:id="807478822">
          <w:marLeft w:val="1166"/>
          <w:marRight w:val="0"/>
          <w:marTop w:val="140"/>
          <w:marBottom w:val="0"/>
          <w:divBdr>
            <w:top w:val="none" w:sz="0" w:space="0" w:color="auto"/>
            <w:left w:val="none" w:sz="0" w:space="0" w:color="auto"/>
            <w:bottom w:val="none" w:sz="0" w:space="0" w:color="auto"/>
            <w:right w:val="none" w:sz="0" w:space="0" w:color="auto"/>
          </w:divBdr>
        </w:div>
      </w:divsChild>
    </w:div>
    <w:div w:id="394933774">
      <w:bodyDiv w:val="1"/>
      <w:marLeft w:val="0"/>
      <w:marRight w:val="0"/>
      <w:marTop w:val="0"/>
      <w:marBottom w:val="0"/>
      <w:divBdr>
        <w:top w:val="none" w:sz="0" w:space="0" w:color="auto"/>
        <w:left w:val="none" w:sz="0" w:space="0" w:color="auto"/>
        <w:bottom w:val="none" w:sz="0" w:space="0" w:color="auto"/>
        <w:right w:val="none" w:sz="0" w:space="0" w:color="auto"/>
      </w:divBdr>
      <w:divsChild>
        <w:div w:id="291788713">
          <w:marLeft w:val="0"/>
          <w:marRight w:val="0"/>
          <w:marTop w:val="0"/>
          <w:marBottom w:val="0"/>
          <w:divBdr>
            <w:top w:val="none" w:sz="0" w:space="0" w:color="auto"/>
            <w:left w:val="none" w:sz="0" w:space="0" w:color="auto"/>
            <w:bottom w:val="none" w:sz="0" w:space="0" w:color="auto"/>
            <w:right w:val="none" w:sz="0" w:space="0" w:color="auto"/>
          </w:divBdr>
          <w:divsChild>
            <w:div w:id="542249780">
              <w:marLeft w:val="0"/>
              <w:marRight w:val="0"/>
              <w:marTop w:val="0"/>
              <w:marBottom w:val="0"/>
              <w:divBdr>
                <w:top w:val="none" w:sz="0" w:space="0" w:color="auto"/>
                <w:left w:val="none" w:sz="0" w:space="0" w:color="auto"/>
                <w:bottom w:val="none" w:sz="0" w:space="0" w:color="auto"/>
                <w:right w:val="none" w:sz="0" w:space="0" w:color="auto"/>
              </w:divBdr>
            </w:div>
            <w:div w:id="11817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8695">
      <w:bodyDiv w:val="1"/>
      <w:marLeft w:val="0"/>
      <w:marRight w:val="0"/>
      <w:marTop w:val="0"/>
      <w:marBottom w:val="0"/>
      <w:divBdr>
        <w:top w:val="none" w:sz="0" w:space="0" w:color="auto"/>
        <w:left w:val="none" w:sz="0" w:space="0" w:color="auto"/>
        <w:bottom w:val="none" w:sz="0" w:space="0" w:color="auto"/>
        <w:right w:val="none" w:sz="0" w:space="0" w:color="auto"/>
      </w:divBdr>
    </w:div>
    <w:div w:id="405809180">
      <w:bodyDiv w:val="1"/>
      <w:marLeft w:val="0"/>
      <w:marRight w:val="0"/>
      <w:marTop w:val="0"/>
      <w:marBottom w:val="0"/>
      <w:divBdr>
        <w:top w:val="none" w:sz="0" w:space="0" w:color="auto"/>
        <w:left w:val="none" w:sz="0" w:space="0" w:color="auto"/>
        <w:bottom w:val="none" w:sz="0" w:space="0" w:color="auto"/>
        <w:right w:val="none" w:sz="0" w:space="0" w:color="auto"/>
      </w:divBdr>
    </w:div>
    <w:div w:id="407925223">
      <w:bodyDiv w:val="1"/>
      <w:marLeft w:val="0"/>
      <w:marRight w:val="0"/>
      <w:marTop w:val="0"/>
      <w:marBottom w:val="0"/>
      <w:divBdr>
        <w:top w:val="none" w:sz="0" w:space="0" w:color="auto"/>
        <w:left w:val="none" w:sz="0" w:space="0" w:color="auto"/>
        <w:bottom w:val="none" w:sz="0" w:space="0" w:color="auto"/>
        <w:right w:val="none" w:sz="0" w:space="0" w:color="auto"/>
      </w:divBdr>
    </w:div>
    <w:div w:id="414015033">
      <w:bodyDiv w:val="1"/>
      <w:marLeft w:val="0"/>
      <w:marRight w:val="0"/>
      <w:marTop w:val="0"/>
      <w:marBottom w:val="0"/>
      <w:divBdr>
        <w:top w:val="none" w:sz="0" w:space="0" w:color="auto"/>
        <w:left w:val="none" w:sz="0" w:space="0" w:color="auto"/>
        <w:bottom w:val="none" w:sz="0" w:space="0" w:color="auto"/>
        <w:right w:val="none" w:sz="0" w:space="0" w:color="auto"/>
      </w:divBdr>
      <w:divsChild>
        <w:div w:id="786391544">
          <w:marLeft w:val="1166"/>
          <w:marRight w:val="0"/>
          <w:marTop w:val="90"/>
          <w:marBottom w:val="0"/>
          <w:divBdr>
            <w:top w:val="none" w:sz="0" w:space="0" w:color="auto"/>
            <w:left w:val="none" w:sz="0" w:space="0" w:color="auto"/>
            <w:bottom w:val="none" w:sz="0" w:space="0" w:color="auto"/>
            <w:right w:val="none" w:sz="0" w:space="0" w:color="auto"/>
          </w:divBdr>
        </w:div>
      </w:divsChild>
    </w:div>
    <w:div w:id="471601405">
      <w:bodyDiv w:val="1"/>
      <w:marLeft w:val="0"/>
      <w:marRight w:val="0"/>
      <w:marTop w:val="0"/>
      <w:marBottom w:val="0"/>
      <w:divBdr>
        <w:top w:val="none" w:sz="0" w:space="0" w:color="auto"/>
        <w:left w:val="none" w:sz="0" w:space="0" w:color="auto"/>
        <w:bottom w:val="none" w:sz="0" w:space="0" w:color="auto"/>
        <w:right w:val="none" w:sz="0" w:space="0" w:color="auto"/>
      </w:divBdr>
      <w:divsChild>
        <w:div w:id="2124184712">
          <w:marLeft w:val="547"/>
          <w:marRight w:val="0"/>
          <w:marTop w:val="134"/>
          <w:marBottom w:val="0"/>
          <w:divBdr>
            <w:top w:val="none" w:sz="0" w:space="0" w:color="auto"/>
            <w:left w:val="none" w:sz="0" w:space="0" w:color="auto"/>
            <w:bottom w:val="none" w:sz="0" w:space="0" w:color="auto"/>
            <w:right w:val="none" w:sz="0" w:space="0" w:color="auto"/>
          </w:divBdr>
        </w:div>
      </w:divsChild>
    </w:div>
    <w:div w:id="476453512">
      <w:bodyDiv w:val="1"/>
      <w:marLeft w:val="0"/>
      <w:marRight w:val="0"/>
      <w:marTop w:val="0"/>
      <w:marBottom w:val="0"/>
      <w:divBdr>
        <w:top w:val="none" w:sz="0" w:space="0" w:color="auto"/>
        <w:left w:val="none" w:sz="0" w:space="0" w:color="auto"/>
        <w:bottom w:val="none" w:sz="0" w:space="0" w:color="auto"/>
        <w:right w:val="none" w:sz="0" w:space="0" w:color="auto"/>
      </w:divBdr>
      <w:divsChild>
        <w:div w:id="194778281">
          <w:marLeft w:val="576"/>
          <w:marRight w:val="0"/>
          <w:marTop w:val="96"/>
          <w:marBottom w:val="0"/>
          <w:divBdr>
            <w:top w:val="none" w:sz="0" w:space="0" w:color="auto"/>
            <w:left w:val="none" w:sz="0" w:space="0" w:color="auto"/>
            <w:bottom w:val="none" w:sz="0" w:space="0" w:color="auto"/>
            <w:right w:val="none" w:sz="0" w:space="0" w:color="auto"/>
          </w:divBdr>
        </w:div>
        <w:div w:id="352728419">
          <w:marLeft w:val="576"/>
          <w:marRight w:val="0"/>
          <w:marTop w:val="96"/>
          <w:marBottom w:val="0"/>
          <w:divBdr>
            <w:top w:val="none" w:sz="0" w:space="0" w:color="auto"/>
            <w:left w:val="none" w:sz="0" w:space="0" w:color="auto"/>
            <w:bottom w:val="none" w:sz="0" w:space="0" w:color="auto"/>
            <w:right w:val="none" w:sz="0" w:space="0" w:color="auto"/>
          </w:divBdr>
        </w:div>
        <w:div w:id="544296188">
          <w:marLeft w:val="576"/>
          <w:marRight w:val="0"/>
          <w:marTop w:val="96"/>
          <w:marBottom w:val="0"/>
          <w:divBdr>
            <w:top w:val="none" w:sz="0" w:space="0" w:color="auto"/>
            <w:left w:val="none" w:sz="0" w:space="0" w:color="auto"/>
            <w:bottom w:val="none" w:sz="0" w:space="0" w:color="auto"/>
            <w:right w:val="none" w:sz="0" w:space="0" w:color="auto"/>
          </w:divBdr>
        </w:div>
        <w:div w:id="1762295531">
          <w:marLeft w:val="576"/>
          <w:marRight w:val="0"/>
          <w:marTop w:val="96"/>
          <w:marBottom w:val="0"/>
          <w:divBdr>
            <w:top w:val="none" w:sz="0" w:space="0" w:color="auto"/>
            <w:left w:val="none" w:sz="0" w:space="0" w:color="auto"/>
            <w:bottom w:val="none" w:sz="0" w:space="0" w:color="auto"/>
            <w:right w:val="none" w:sz="0" w:space="0" w:color="auto"/>
          </w:divBdr>
        </w:div>
      </w:divsChild>
    </w:div>
    <w:div w:id="481392711">
      <w:bodyDiv w:val="1"/>
      <w:marLeft w:val="0"/>
      <w:marRight w:val="0"/>
      <w:marTop w:val="0"/>
      <w:marBottom w:val="0"/>
      <w:divBdr>
        <w:top w:val="none" w:sz="0" w:space="0" w:color="auto"/>
        <w:left w:val="none" w:sz="0" w:space="0" w:color="auto"/>
        <w:bottom w:val="none" w:sz="0" w:space="0" w:color="auto"/>
        <w:right w:val="none" w:sz="0" w:space="0" w:color="auto"/>
      </w:divBdr>
      <w:divsChild>
        <w:div w:id="1035542237">
          <w:marLeft w:val="0"/>
          <w:marRight w:val="0"/>
          <w:marTop w:val="120"/>
          <w:marBottom w:val="0"/>
          <w:divBdr>
            <w:top w:val="none" w:sz="0" w:space="0" w:color="auto"/>
            <w:left w:val="none" w:sz="0" w:space="0" w:color="auto"/>
            <w:bottom w:val="none" w:sz="0" w:space="0" w:color="auto"/>
            <w:right w:val="none" w:sz="0" w:space="0" w:color="auto"/>
          </w:divBdr>
        </w:div>
      </w:divsChild>
    </w:div>
    <w:div w:id="490025479">
      <w:bodyDiv w:val="1"/>
      <w:marLeft w:val="0"/>
      <w:marRight w:val="0"/>
      <w:marTop w:val="0"/>
      <w:marBottom w:val="0"/>
      <w:divBdr>
        <w:top w:val="none" w:sz="0" w:space="0" w:color="auto"/>
        <w:left w:val="none" w:sz="0" w:space="0" w:color="auto"/>
        <w:bottom w:val="none" w:sz="0" w:space="0" w:color="auto"/>
        <w:right w:val="none" w:sz="0" w:space="0" w:color="auto"/>
      </w:divBdr>
    </w:div>
    <w:div w:id="491723767">
      <w:bodyDiv w:val="1"/>
      <w:marLeft w:val="0"/>
      <w:marRight w:val="0"/>
      <w:marTop w:val="0"/>
      <w:marBottom w:val="0"/>
      <w:divBdr>
        <w:top w:val="none" w:sz="0" w:space="0" w:color="auto"/>
        <w:left w:val="none" w:sz="0" w:space="0" w:color="auto"/>
        <w:bottom w:val="none" w:sz="0" w:space="0" w:color="auto"/>
        <w:right w:val="none" w:sz="0" w:space="0" w:color="auto"/>
      </w:divBdr>
    </w:div>
    <w:div w:id="509150062">
      <w:bodyDiv w:val="1"/>
      <w:marLeft w:val="0"/>
      <w:marRight w:val="0"/>
      <w:marTop w:val="0"/>
      <w:marBottom w:val="0"/>
      <w:divBdr>
        <w:top w:val="none" w:sz="0" w:space="0" w:color="auto"/>
        <w:left w:val="none" w:sz="0" w:space="0" w:color="auto"/>
        <w:bottom w:val="none" w:sz="0" w:space="0" w:color="auto"/>
        <w:right w:val="none" w:sz="0" w:space="0" w:color="auto"/>
      </w:divBdr>
      <w:divsChild>
        <w:div w:id="2031906497">
          <w:marLeft w:val="547"/>
          <w:marRight w:val="0"/>
          <w:marTop w:val="96"/>
          <w:marBottom w:val="0"/>
          <w:divBdr>
            <w:top w:val="none" w:sz="0" w:space="0" w:color="auto"/>
            <w:left w:val="none" w:sz="0" w:space="0" w:color="auto"/>
            <w:bottom w:val="none" w:sz="0" w:space="0" w:color="auto"/>
            <w:right w:val="none" w:sz="0" w:space="0" w:color="auto"/>
          </w:divBdr>
        </w:div>
      </w:divsChild>
    </w:div>
    <w:div w:id="518395153">
      <w:bodyDiv w:val="1"/>
      <w:marLeft w:val="0"/>
      <w:marRight w:val="0"/>
      <w:marTop w:val="0"/>
      <w:marBottom w:val="0"/>
      <w:divBdr>
        <w:top w:val="none" w:sz="0" w:space="0" w:color="auto"/>
        <w:left w:val="none" w:sz="0" w:space="0" w:color="auto"/>
        <w:bottom w:val="none" w:sz="0" w:space="0" w:color="auto"/>
        <w:right w:val="none" w:sz="0" w:space="0" w:color="auto"/>
      </w:divBdr>
    </w:div>
    <w:div w:id="531580759">
      <w:bodyDiv w:val="1"/>
      <w:marLeft w:val="0"/>
      <w:marRight w:val="0"/>
      <w:marTop w:val="0"/>
      <w:marBottom w:val="0"/>
      <w:divBdr>
        <w:top w:val="none" w:sz="0" w:space="0" w:color="auto"/>
        <w:left w:val="none" w:sz="0" w:space="0" w:color="auto"/>
        <w:bottom w:val="none" w:sz="0" w:space="0" w:color="auto"/>
        <w:right w:val="none" w:sz="0" w:space="0" w:color="auto"/>
      </w:divBdr>
    </w:div>
    <w:div w:id="545990876">
      <w:bodyDiv w:val="1"/>
      <w:marLeft w:val="0"/>
      <w:marRight w:val="0"/>
      <w:marTop w:val="0"/>
      <w:marBottom w:val="0"/>
      <w:divBdr>
        <w:top w:val="none" w:sz="0" w:space="0" w:color="auto"/>
        <w:left w:val="none" w:sz="0" w:space="0" w:color="auto"/>
        <w:bottom w:val="none" w:sz="0" w:space="0" w:color="auto"/>
        <w:right w:val="none" w:sz="0" w:space="0" w:color="auto"/>
      </w:divBdr>
    </w:div>
    <w:div w:id="560795160">
      <w:bodyDiv w:val="1"/>
      <w:marLeft w:val="0"/>
      <w:marRight w:val="0"/>
      <w:marTop w:val="0"/>
      <w:marBottom w:val="0"/>
      <w:divBdr>
        <w:top w:val="none" w:sz="0" w:space="0" w:color="auto"/>
        <w:left w:val="none" w:sz="0" w:space="0" w:color="auto"/>
        <w:bottom w:val="none" w:sz="0" w:space="0" w:color="auto"/>
        <w:right w:val="none" w:sz="0" w:space="0" w:color="auto"/>
      </w:divBdr>
      <w:divsChild>
        <w:div w:id="745952236">
          <w:marLeft w:val="547"/>
          <w:marRight w:val="0"/>
          <w:marTop w:val="134"/>
          <w:marBottom w:val="0"/>
          <w:divBdr>
            <w:top w:val="none" w:sz="0" w:space="0" w:color="auto"/>
            <w:left w:val="none" w:sz="0" w:space="0" w:color="auto"/>
            <w:bottom w:val="none" w:sz="0" w:space="0" w:color="auto"/>
            <w:right w:val="none" w:sz="0" w:space="0" w:color="auto"/>
          </w:divBdr>
        </w:div>
      </w:divsChild>
    </w:div>
    <w:div w:id="565804361">
      <w:bodyDiv w:val="1"/>
      <w:marLeft w:val="0"/>
      <w:marRight w:val="0"/>
      <w:marTop w:val="0"/>
      <w:marBottom w:val="0"/>
      <w:divBdr>
        <w:top w:val="none" w:sz="0" w:space="0" w:color="auto"/>
        <w:left w:val="none" w:sz="0" w:space="0" w:color="auto"/>
        <w:bottom w:val="none" w:sz="0" w:space="0" w:color="auto"/>
        <w:right w:val="none" w:sz="0" w:space="0" w:color="auto"/>
      </w:divBdr>
    </w:div>
    <w:div w:id="571431880">
      <w:bodyDiv w:val="1"/>
      <w:marLeft w:val="0"/>
      <w:marRight w:val="0"/>
      <w:marTop w:val="0"/>
      <w:marBottom w:val="0"/>
      <w:divBdr>
        <w:top w:val="none" w:sz="0" w:space="0" w:color="auto"/>
        <w:left w:val="none" w:sz="0" w:space="0" w:color="auto"/>
        <w:bottom w:val="none" w:sz="0" w:space="0" w:color="auto"/>
        <w:right w:val="none" w:sz="0" w:space="0" w:color="auto"/>
      </w:divBdr>
      <w:divsChild>
        <w:div w:id="636109006">
          <w:marLeft w:val="1166"/>
          <w:marRight w:val="0"/>
          <w:marTop w:val="90"/>
          <w:marBottom w:val="0"/>
          <w:divBdr>
            <w:top w:val="none" w:sz="0" w:space="0" w:color="auto"/>
            <w:left w:val="none" w:sz="0" w:space="0" w:color="auto"/>
            <w:bottom w:val="none" w:sz="0" w:space="0" w:color="auto"/>
            <w:right w:val="none" w:sz="0" w:space="0" w:color="auto"/>
          </w:divBdr>
        </w:div>
        <w:div w:id="634918064">
          <w:marLeft w:val="1166"/>
          <w:marRight w:val="0"/>
          <w:marTop w:val="90"/>
          <w:marBottom w:val="0"/>
          <w:divBdr>
            <w:top w:val="none" w:sz="0" w:space="0" w:color="auto"/>
            <w:left w:val="none" w:sz="0" w:space="0" w:color="auto"/>
            <w:bottom w:val="none" w:sz="0" w:space="0" w:color="auto"/>
            <w:right w:val="none" w:sz="0" w:space="0" w:color="auto"/>
          </w:divBdr>
        </w:div>
        <w:div w:id="474225330">
          <w:marLeft w:val="1166"/>
          <w:marRight w:val="0"/>
          <w:marTop w:val="90"/>
          <w:marBottom w:val="0"/>
          <w:divBdr>
            <w:top w:val="none" w:sz="0" w:space="0" w:color="auto"/>
            <w:left w:val="none" w:sz="0" w:space="0" w:color="auto"/>
            <w:bottom w:val="none" w:sz="0" w:space="0" w:color="auto"/>
            <w:right w:val="none" w:sz="0" w:space="0" w:color="auto"/>
          </w:divBdr>
        </w:div>
      </w:divsChild>
    </w:div>
    <w:div w:id="584804749">
      <w:bodyDiv w:val="1"/>
      <w:marLeft w:val="0"/>
      <w:marRight w:val="0"/>
      <w:marTop w:val="0"/>
      <w:marBottom w:val="0"/>
      <w:divBdr>
        <w:top w:val="none" w:sz="0" w:space="0" w:color="auto"/>
        <w:left w:val="none" w:sz="0" w:space="0" w:color="auto"/>
        <w:bottom w:val="none" w:sz="0" w:space="0" w:color="auto"/>
        <w:right w:val="none" w:sz="0" w:space="0" w:color="auto"/>
      </w:divBdr>
      <w:divsChild>
        <w:div w:id="159392838">
          <w:marLeft w:val="576"/>
          <w:marRight w:val="0"/>
          <w:marTop w:val="96"/>
          <w:marBottom w:val="0"/>
          <w:divBdr>
            <w:top w:val="none" w:sz="0" w:space="0" w:color="auto"/>
            <w:left w:val="none" w:sz="0" w:space="0" w:color="auto"/>
            <w:bottom w:val="none" w:sz="0" w:space="0" w:color="auto"/>
            <w:right w:val="none" w:sz="0" w:space="0" w:color="auto"/>
          </w:divBdr>
        </w:div>
      </w:divsChild>
    </w:div>
    <w:div w:id="594635408">
      <w:bodyDiv w:val="1"/>
      <w:marLeft w:val="0"/>
      <w:marRight w:val="0"/>
      <w:marTop w:val="0"/>
      <w:marBottom w:val="0"/>
      <w:divBdr>
        <w:top w:val="none" w:sz="0" w:space="0" w:color="auto"/>
        <w:left w:val="none" w:sz="0" w:space="0" w:color="auto"/>
        <w:bottom w:val="none" w:sz="0" w:space="0" w:color="auto"/>
        <w:right w:val="none" w:sz="0" w:space="0" w:color="auto"/>
      </w:divBdr>
    </w:div>
    <w:div w:id="599290766">
      <w:bodyDiv w:val="1"/>
      <w:marLeft w:val="0"/>
      <w:marRight w:val="0"/>
      <w:marTop w:val="0"/>
      <w:marBottom w:val="0"/>
      <w:divBdr>
        <w:top w:val="none" w:sz="0" w:space="0" w:color="auto"/>
        <w:left w:val="none" w:sz="0" w:space="0" w:color="auto"/>
        <w:bottom w:val="none" w:sz="0" w:space="0" w:color="auto"/>
        <w:right w:val="none" w:sz="0" w:space="0" w:color="auto"/>
      </w:divBdr>
    </w:div>
    <w:div w:id="599876039">
      <w:bodyDiv w:val="1"/>
      <w:marLeft w:val="0"/>
      <w:marRight w:val="0"/>
      <w:marTop w:val="0"/>
      <w:marBottom w:val="0"/>
      <w:divBdr>
        <w:top w:val="none" w:sz="0" w:space="0" w:color="auto"/>
        <w:left w:val="none" w:sz="0" w:space="0" w:color="auto"/>
        <w:bottom w:val="none" w:sz="0" w:space="0" w:color="auto"/>
        <w:right w:val="none" w:sz="0" w:space="0" w:color="auto"/>
      </w:divBdr>
      <w:divsChild>
        <w:div w:id="2006663567">
          <w:marLeft w:val="0"/>
          <w:marRight w:val="0"/>
          <w:marTop w:val="120"/>
          <w:marBottom w:val="0"/>
          <w:divBdr>
            <w:top w:val="none" w:sz="0" w:space="0" w:color="auto"/>
            <w:left w:val="none" w:sz="0" w:space="0" w:color="auto"/>
            <w:bottom w:val="none" w:sz="0" w:space="0" w:color="auto"/>
            <w:right w:val="none" w:sz="0" w:space="0" w:color="auto"/>
          </w:divBdr>
        </w:div>
      </w:divsChild>
    </w:div>
    <w:div w:id="601036844">
      <w:bodyDiv w:val="1"/>
      <w:marLeft w:val="0"/>
      <w:marRight w:val="0"/>
      <w:marTop w:val="0"/>
      <w:marBottom w:val="0"/>
      <w:divBdr>
        <w:top w:val="none" w:sz="0" w:space="0" w:color="auto"/>
        <w:left w:val="none" w:sz="0" w:space="0" w:color="auto"/>
        <w:bottom w:val="none" w:sz="0" w:space="0" w:color="auto"/>
        <w:right w:val="none" w:sz="0" w:space="0" w:color="auto"/>
      </w:divBdr>
    </w:div>
    <w:div w:id="607155553">
      <w:bodyDiv w:val="1"/>
      <w:marLeft w:val="0"/>
      <w:marRight w:val="0"/>
      <w:marTop w:val="0"/>
      <w:marBottom w:val="0"/>
      <w:divBdr>
        <w:top w:val="none" w:sz="0" w:space="0" w:color="auto"/>
        <w:left w:val="none" w:sz="0" w:space="0" w:color="auto"/>
        <w:bottom w:val="none" w:sz="0" w:space="0" w:color="auto"/>
        <w:right w:val="none" w:sz="0" w:space="0" w:color="auto"/>
      </w:divBdr>
    </w:div>
    <w:div w:id="630289527">
      <w:bodyDiv w:val="1"/>
      <w:marLeft w:val="0"/>
      <w:marRight w:val="0"/>
      <w:marTop w:val="0"/>
      <w:marBottom w:val="0"/>
      <w:divBdr>
        <w:top w:val="none" w:sz="0" w:space="0" w:color="auto"/>
        <w:left w:val="none" w:sz="0" w:space="0" w:color="auto"/>
        <w:bottom w:val="none" w:sz="0" w:space="0" w:color="auto"/>
        <w:right w:val="none" w:sz="0" w:space="0" w:color="auto"/>
      </w:divBdr>
    </w:div>
    <w:div w:id="630861296">
      <w:bodyDiv w:val="1"/>
      <w:marLeft w:val="0"/>
      <w:marRight w:val="0"/>
      <w:marTop w:val="0"/>
      <w:marBottom w:val="0"/>
      <w:divBdr>
        <w:top w:val="none" w:sz="0" w:space="0" w:color="auto"/>
        <w:left w:val="none" w:sz="0" w:space="0" w:color="auto"/>
        <w:bottom w:val="none" w:sz="0" w:space="0" w:color="auto"/>
        <w:right w:val="none" w:sz="0" w:space="0" w:color="auto"/>
      </w:divBdr>
    </w:div>
    <w:div w:id="639959919">
      <w:bodyDiv w:val="1"/>
      <w:marLeft w:val="0"/>
      <w:marRight w:val="0"/>
      <w:marTop w:val="0"/>
      <w:marBottom w:val="0"/>
      <w:divBdr>
        <w:top w:val="none" w:sz="0" w:space="0" w:color="auto"/>
        <w:left w:val="none" w:sz="0" w:space="0" w:color="auto"/>
        <w:bottom w:val="none" w:sz="0" w:space="0" w:color="auto"/>
        <w:right w:val="none" w:sz="0" w:space="0" w:color="auto"/>
      </w:divBdr>
    </w:div>
    <w:div w:id="651063336">
      <w:bodyDiv w:val="1"/>
      <w:marLeft w:val="0"/>
      <w:marRight w:val="0"/>
      <w:marTop w:val="0"/>
      <w:marBottom w:val="0"/>
      <w:divBdr>
        <w:top w:val="none" w:sz="0" w:space="0" w:color="auto"/>
        <w:left w:val="none" w:sz="0" w:space="0" w:color="auto"/>
        <w:bottom w:val="none" w:sz="0" w:space="0" w:color="auto"/>
        <w:right w:val="none" w:sz="0" w:space="0" w:color="auto"/>
      </w:divBdr>
    </w:div>
    <w:div w:id="657079482">
      <w:bodyDiv w:val="1"/>
      <w:marLeft w:val="0"/>
      <w:marRight w:val="0"/>
      <w:marTop w:val="0"/>
      <w:marBottom w:val="0"/>
      <w:divBdr>
        <w:top w:val="none" w:sz="0" w:space="0" w:color="auto"/>
        <w:left w:val="none" w:sz="0" w:space="0" w:color="auto"/>
        <w:bottom w:val="none" w:sz="0" w:space="0" w:color="auto"/>
        <w:right w:val="none" w:sz="0" w:space="0" w:color="auto"/>
      </w:divBdr>
      <w:divsChild>
        <w:div w:id="1440950059">
          <w:marLeft w:val="547"/>
          <w:marRight w:val="0"/>
          <w:marTop w:val="115"/>
          <w:marBottom w:val="0"/>
          <w:divBdr>
            <w:top w:val="none" w:sz="0" w:space="0" w:color="auto"/>
            <w:left w:val="none" w:sz="0" w:space="0" w:color="auto"/>
            <w:bottom w:val="none" w:sz="0" w:space="0" w:color="auto"/>
            <w:right w:val="none" w:sz="0" w:space="0" w:color="auto"/>
          </w:divBdr>
        </w:div>
      </w:divsChild>
    </w:div>
    <w:div w:id="659776033">
      <w:bodyDiv w:val="1"/>
      <w:marLeft w:val="0"/>
      <w:marRight w:val="0"/>
      <w:marTop w:val="0"/>
      <w:marBottom w:val="0"/>
      <w:divBdr>
        <w:top w:val="none" w:sz="0" w:space="0" w:color="auto"/>
        <w:left w:val="none" w:sz="0" w:space="0" w:color="auto"/>
        <w:bottom w:val="none" w:sz="0" w:space="0" w:color="auto"/>
        <w:right w:val="none" w:sz="0" w:space="0" w:color="auto"/>
      </w:divBdr>
    </w:div>
    <w:div w:id="680932896">
      <w:bodyDiv w:val="1"/>
      <w:marLeft w:val="0"/>
      <w:marRight w:val="0"/>
      <w:marTop w:val="0"/>
      <w:marBottom w:val="0"/>
      <w:divBdr>
        <w:top w:val="none" w:sz="0" w:space="0" w:color="auto"/>
        <w:left w:val="none" w:sz="0" w:space="0" w:color="auto"/>
        <w:bottom w:val="none" w:sz="0" w:space="0" w:color="auto"/>
        <w:right w:val="none" w:sz="0" w:space="0" w:color="auto"/>
      </w:divBdr>
      <w:divsChild>
        <w:div w:id="1141188625">
          <w:marLeft w:val="0"/>
          <w:marRight w:val="0"/>
          <w:marTop w:val="0"/>
          <w:marBottom w:val="0"/>
          <w:divBdr>
            <w:top w:val="none" w:sz="0" w:space="0" w:color="auto"/>
            <w:left w:val="none" w:sz="0" w:space="0" w:color="auto"/>
            <w:bottom w:val="none" w:sz="0" w:space="0" w:color="auto"/>
            <w:right w:val="none" w:sz="0" w:space="0" w:color="auto"/>
          </w:divBdr>
          <w:divsChild>
            <w:div w:id="259607724">
              <w:marLeft w:val="0"/>
              <w:marRight w:val="0"/>
              <w:marTop w:val="0"/>
              <w:marBottom w:val="0"/>
              <w:divBdr>
                <w:top w:val="none" w:sz="0" w:space="0" w:color="auto"/>
                <w:left w:val="none" w:sz="0" w:space="0" w:color="auto"/>
                <w:bottom w:val="none" w:sz="0" w:space="0" w:color="auto"/>
                <w:right w:val="none" w:sz="0" w:space="0" w:color="auto"/>
              </w:divBdr>
            </w:div>
            <w:div w:id="2059936858">
              <w:marLeft w:val="0"/>
              <w:marRight w:val="0"/>
              <w:marTop w:val="0"/>
              <w:marBottom w:val="0"/>
              <w:divBdr>
                <w:top w:val="none" w:sz="0" w:space="0" w:color="auto"/>
                <w:left w:val="none" w:sz="0" w:space="0" w:color="auto"/>
                <w:bottom w:val="none" w:sz="0" w:space="0" w:color="auto"/>
                <w:right w:val="none" w:sz="0" w:space="0" w:color="auto"/>
              </w:divBdr>
            </w:div>
            <w:div w:id="409695901">
              <w:marLeft w:val="0"/>
              <w:marRight w:val="0"/>
              <w:marTop w:val="0"/>
              <w:marBottom w:val="0"/>
              <w:divBdr>
                <w:top w:val="none" w:sz="0" w:space="0" w:color="auto"/>
                <w:left w:val="none" w:sz="0" w:space="0" w:color="auto"/>
                <w:bottom w:val="none" w:sz="0" w:space="0" w:color="auto"/>
                <w:right w:val="none" w:sz="0" w:space="0" w:color="auto"/>
              </w:divBdr>
            </w:div>
            <w:div w:id="89474736">
              <w:marLeft w:val="0"/>
              <w:marRight w:val="0"/>
              <w:marTop w:val="0"/>
              <w:marBottom w:val="0"/>
              <w:divBdr>
                <w:top w:val="none" w:sz="0" w:space="0" w:color="auto"/>
                <w:left w:val="none" w:sz="0" w:space="0" w:color="auto"/>
                <w:bottom w:val="none" w:sz="0" w:space="0" w:color="auto"/>
                <w:right w:val="none" w:sz="0" w:space="0" w:color="auto"/>
              </w:divBdr>
            </w:div>
            <w:div w:id="2091198415">
              <w:marLeft w:val="0"/>
              <w:marRight w:val="0"/>
              <w:marTop w:val="0"/>
              <w:marBottom w:val="0"/>
              <w:divBdr>
                <w:top w:val="none" w:sz="0" w:space="0" w:color="auto"/>
                <w:left w:val="none" w:sz="0" w:space="0" w:color="auto"/>
                <w:bottom w:val="none" w:sz="0" w:space="0" w:color="auto"/>
                <w:right w:val="none" w:sz="0" w:space="0" w:color="auto"/>
              </w:divBdr>
            </w:div>
            <w:div w:id="1000741414">
              <w:marLeft w:val="0"/>
              <w:marRight w:val="0"/>
              <w:marTop w:val="0"/>
              <w:marBottom w:val="0"/>
              <w:divBdr>
                <w:top w:val="none" w:sz="0" w:space="0" w:color="auto"/>
                <w:left w:val="none" w:sz="0" w:space="0" w:color="auto"/>
                <w:bottom w:val="none" w:sz="0" w:space="0" w:color="auto"/>
                <w:right w:val="none" w:sz="0" w:space="0" w:color="auto"/>
              </w:divBdr>
            </w:div>
            <w:div w:id="11111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4906">
      <w:bodyDiv w:val="1"/>
      <w:marLeft w:val="0"/>
      <w:marRight w:val="0"/>
      <w:marTop w:val="0"/>
      <w:marBottom w:val="0"/>
      <w:divBdr>
        <w:top w:val="none" w:sz="0" w:space="0" w:color="auto"/>
        <w:left w:val="none" w:sz="0" w:space="0" w:color="auto"/>
        <w:bottom w:val="none" w:sz="0" w:space="0" w:color="auto"/>
        <w:right w:val="none" w:sz="0" w:space="0" w:color="auto"/>
      </w:divBdr>
    </w:div>
    <w:div w:id="682244495">
      <w:bodyDiv w:val="1"/>
      <w:marLeft w:val="0"/>
      <w:marRight w:val="0"/>
      <w:marTop w:val="0"/>
      <w:marBottom w:val="0"/>
      <w:divBdr>
        <w:top w:val="none" w:sz="0" w:space="0" w:color="auto"/>
        <w:left w:val="none" w:sz="0" w:space="0" w:color="auto"/>
        <w:bottom w:val="none" w:sz="0" w:space="0" w:color="auto"/>
        <w:right w:val="none" w:sz="0" w:space="0" w:color="auto"/>
      </w:divBdr>
      <w:divsChild>
        <w:div w:id="341399125">
          <w:marLeft w:val="446"/>
          <w:marRight w:val="0"/>
          <w:marTop w:val="120"/>
          <w:marBottom w:val="0"/>
          <w:divBdr>
            <w:top w:val="none" w:sz="0" w:space="0" w:color="auto"/>
            <w:left w:val="none" w:sz="0" w:space="0" w:color="auto"/>
            <w:bottom w:val="none" w:sz="0" w:space="0" w:color="auto"/>
            <w:right w:val="none" w:sz="0" w:space="0" w:color="auto"/>
          </w:divBdr>
        </w:div>
      </w:divsChild>
    </w:div>
    <w:div w:id="682786140">
      <w:bodyDiv w:val="1"/>
      <w:marLeft w:val="0"/>
      <w:marRight w:val="0"/>
      <w:marTop w:val="0"/>
      <w:marBottom w:val="0"/>
      <w:divBdr>
        <w:top w:val="none" w:sz="0" w:space="0" w:color="auto"/>
        <w:left w:val="none" w:sz="0" w:space="0" w:color="auto"/>
        <w:bottom w:val="none" w:sz="0" w:space="0" w:color="auto"/>
        <w:right w:val="none" w:sz="0" w:space="0" w:color="auto"/>
      </w:divBdr>
    </w:div>
    <w:div w:id="703941760">
      <w:bodyDiv w:val="1"/>
      <w:marLeft w:val="0"/>
      <w:marRight w:val="0"/>
      <w:marTop w:val="0"/>
      <w:marBottom w:val="0"/>
      <w:divBdr>
        <w:top w:val="none" w:sz="0" w:space="0" w:color="auto"/>
        <w:left w:val="none" w:sz="0" w:space="0" w:color="auto"/>
        <w:bottom w:val="none" w:sz="0" w:space="0" w:color="auto"/>
        <w:right w:val="none" w:sz="0" w:space="0" w:color="auto"/>
      </w:divBdr>
    </w:div>
    <w:div w:id="706030700">
      <w:bodyDiv w:val="1"/>
      <w:marLeft w:val="0"/>
      <w:marRight w:val="0"/>
      <w:marTop w:val="0"/>
      <w:marBottom w:val="0"/>
      <w:divBdr>
        <w:top w:val="none" w:sz="0" w:space="0" w:color="auto"/>
        <w:left w:val="none" w:sz="0" w:space="0" w:color="auto"/>
        <w:bottom w:val="none" w:sz="0" w:space="0" w:color="auto"/>
        <w:right w:val="none" w:sz="0" w:space="0" w:color="auto"/>
      </w:divBdr>
      <w:divsChild>
        <w:div w:id="1460144190">
          <w:marLeft w:val="547"/>
          <w:marRight w:val="0"/>
          <w:marTop w:val="134"/>
          <w:marBottom w:val="0"/>
          <w:divBdr>
            <w:top w:val="none" w:sz="0" w:space="0" w:color="auto"/>
            <w:left w:val="none" w:sz="0" w:space="0" w:color="auto"/>
            <w:bottom w:val="none" w:sz="0" w:space="0" w:color="auto"/>
            <w:right w:val="none" w:sz="0" w:space="0" w:color="auto"/>
          </w:divBdr>
        </w:div>
      </w:divsChild>
    </w:div>
    <w:div w:id="711997660">
      <w:bodyDiv w:val="1"/>
      <w:marLeft w:val="0"/>
      <w:marRight w:val="0"/>
      <w:marTop w:val="0"/>
      <w:marBottom w:val="0"/>
      <w:divBdr>
        <w:top w:val="none" w:sz="0" w:space="0" w:color="auto"/>
        <w:left w:val="none" w:sz="0" w:space="0" w:color="auto"/>
        <w:bottom w:val="none" w:sz="0" w:space="0" w:color="auto"/>
        <w:right w:val="none" w:sz="0" w:space="0" w:color="auto"/>
      </w:divBdr>
      <w:divsChild>
        <w:div w:id="1466779777">
          <w:marLeft w:val="0"/>
          <w:marRight w:val="0"/>
          <w:marTop w:val="120"/>
          <w:marBottom w:val="0"/>
          <w:divBdr>
            <w:top w:val="none" w:sz="0" w:space="0" w:color="auto"/>
            <w:left w:val="none" w:sz="0" w:space="0" w:color="auto"/>
            <w:bottom w:val="none" w:sz="0" w:space="0" w:color="auto"/>
            <w:right w:val="none" w:sz="0" w:space="0" w:color="auto"/>
          </w:divBdr>
        </w:div>
      </w:divsChild>
    </w:div>
    <w:div w:id="712920845">
      <w:bodyDiv w:val="1"/>
      <w:marLeft w:val="0"/>
      <w:marRight w:val="0"/>
      <w:marTop w:val="0"/>
      <w:marBottom w:val="0"/>
      <w:divBdr>
        <w:top w:val="none" w:sz="0" w:space="0" w:color="auto"/>
        <w:left w:val="none" w:sz="0" w:space="0" w:color="auto"/>
        <w:bottom w:val="none" w:sz="0" w:space="0" w:color="auto"/>
        <w:right w:val="none" w:sz="0" w:space="0" w:color="auto"/>
      </w:divBdr>
    </w:div>
    <w:div w:id="729620474">
      <w:bodyDiv w:val="1"/>
      <w:marLeft w:val="0"/>
      <w:marRight w:val="0"/>
      <w:marTop w:val="0"/>
      <w:marBottom w:val="0"/>
      <w:divBdr>
        <w:top w:val="none" w:sz="0" w:space="0" w:color="auto"/>
        <w:left w:val="none" w:sz="0" w:space="0" w:color="auto"/>
        <w:bottom w:val="none" w:sz="0" w:space="0" w:color="auto"/>
        <w:right w:val="none" w:sz="0" w:space="0" w:color="auto"/>
      </w:divBdr>
    </w:div>
    <w:div w:id="730153416">
      <w:bodyDiv w:val="1"/>
      <w:marLeft w:val="0"/>
      <w:marRight w:val="0"/>
      <w:marTop w:val="0"/>
      <w:marBottom w:val="0"/>
      <w:divBdr>
        <w:top w:val="none" w:sz="0" w:space="0" w:color="auto"/>
        <w:left w:val="none" w:sz="0" w:space="0" w:color="auto"/>
        <w:bottom w:val="none" w:sz="0" w:space="0" w:color="auto"/>
        <w:right w:val="none" w:sz="0" w:space="0" w:color="auto"/>
      </w:divBdr>
    </w:div>
    <w:div w:id="733044132">
      <w:bodyDiv w:val="1"/>
      <w:marLeft w:val="0"/>
      <w:marRight w:val="0"/>
      <w:marTop w:val="0"/>
      <w:marBottom w:val="0"/>
      <w:divBdr>
        <w:top w:val="none" w:sz="0" w:space="0" w:color="auto"/>
        <w:left w:val="none" w:sz="0" w:space="0" w:color="auto"/>
        <w:bottom w:val="none" w:sz="0" w:space="0" w:color="auto"/>
        <w:right w:val="none" w:sz="0" w:space="0" w:color="auto"/>
      </w:divBdr>
    </w:div>
    <w:div w:id="745152869">
      <w:bodyDiv w:val="1"/>
      <w:marLeft w:val="0"/>
      <w:marRight w:val="0"/>
      <w:marTop w:val="0"/>
      <w:marBottom w:val="0"/>
      <w:divBdr>
        <w:top w:val="none" w:sz="0" w:space="0" w:color="auto"/>
        <w:left w:val="none" w:sz="0" w:space="0" w:color="auto"/>
        <w:bottom w:val="none" w:sz="0" w:space="0" w:color="auto"/>
        <w:right w:val="none" w:sz="0" w:space="0" w:color="auto"/>
      </w:divBdr>
    </w:div>
    <w:div w:id="753281834">
      <w:bodyDiv w:val="1"/>
      <w:marLeft w:val="0"/>
      <w:marRight w:val="0"/>
      <w:marTop w:val="0"/>
      <w:marBottom w:val="0"/>
      <w:divBdr>
        <w:top w:val="none" w:sz="0" w:space="0" w:color="auto"/>
        <w:left w:val="none" w:sz="0" w:space="0" w:color="auto"/>
        <w:bottom w:val="none" w:sz="0" w:space="0" w:color="auto"/>
        <w:right w:val="none" w:sz="0" w:space="0" w:color="auto"/>
      </w:divBdr>
    </w:div>
    <w:div w:id="760106955">
      <w:bodyDiv w:val="1"/>
      <w:marLeft w:val="0"/>
      <w:marRight w:val="0"/>
      <w:marTop w:val="0"/>
      <w:marBottom w:val="0"/>
      <w:divBdr>
        <w:top w:val="none" w:sz="0" w:space="0" w:color="auto"/>
        <w:left w:val="none" w:sz="0" w:space="0" w:color="auto"/>
        <w:bottom w:val="none" w:sz="0" w:space="0" w:color="auto"/>
        <w:right w:val="none" w:sz="0" w:space="0" w:color="auto"/>
      </w:divBdr>
    </w:div>
    <w:div w:id="796753917">
      <w:bodyDiv w:val="1"/>
      <w:marLeft w:val="0"/>
      <w:marRight w:val="0"/>
      <w:marTop w:val="0"/>
      <w:marBottom w:val="0"/>
      <w:divBdr>
        <w:top w:val="none" w:sz="0" w:space="0" w:color="auto"/>
        <w:left w:val="none" w:sz="0" w:space="0" w:color="auto"/>
        <w:bottom w:val="none" w:sz="0" w:space="0" w:color="auto"/>
        <w:right w:val="none" w:sz="0" w:space="0" w:color="auto"/>
      </w:divBdr>
    </w:div>
    <w:div w:id="809440138">
      <w:bodyDiv w:val="1"/>
      <w:marLeft w:val="0"/>
      <w:marRight w:val="0"/>
      <w:marTop w:val="0"/>
      <w:marBottom w:val="0"/>
      <w:divBdr>
        <w:top w:val="none" w:sz="0" w:space="0" w:color="auto"/>
        <w:left w:val="none" w:sz="0" w:space="0" w:color="auto"/>
        <w:bottom w:val="none" w:sz="0" w:space="0" w:color="auto"/>
        <w:right w:val="none" w:sz="0" w:space="0" w:color="auto"/>
      </w:divBdr>
    </w:div>
    <w:div w:id="815145855">
      <w:bodyDiv w:val="1"/>
      <w:marLeft w:val="0"/>
      <w:marRight w:val="0"/>
      <w:marTop w:val="0"/>
      <w:marBottom w:val="0"/>
      <w:divBdr>
        <w:top w:val="none" w:sz="0" w:space="0" w:color="auto"/>
        <w:left w:val="none" w:sz="0" w:space="0" w:color="auto"/>
        <w:bottom w:val="none" w:sz="0" w:space="0" w:color="auto"/>
        <w:right w:val="none" w:sz="0" w:space="0" w:color="auto"/>
      </w:divBdr>
    </w:div>
    <w:div w:id="815954243">
      <w:bodyDiv w:val="1"/>
      <w:marLeft w:val="0"/>
      <w:marRight w:val="0"/>
      <w:marTop w:val="0"/>
      <w:marBottom w:val="0"/>
      <w:divBdr>
        <w:top w:val="none" w:sz="0" w:space="0" w:color="auto"/>
        <w:left w:val="none" w:sz="0" w:space="0" w:color="auto"/>
        <w:bottom w:val="none" w:sz="0" w:space="0" w:color="auto"/>
        <w:right w:val="none" w:sz="0" w:space="0" w:color="auto"/>
      </w:divBdr>
      <w:divsChild>
        <w:div w:id="39329548">
          <w:marLeft w:val="0"/>
          <w:marRight w:val="0"/>
          <w:marTop w:val="0"/>
          <w:marBottom w:val="0"/>
          <w:divBdr>
            <w:top w:val="none" w:sz="0" w:space="0" w:color="auto"/>
            <w:left w:val="none" w:sz="0" w:space="0" w:color="auto"/>
            <w:bottom w:val="none" w:sz="0" w:space="0" w:color="auto"/>
            <w:right w:val="none" w:sz="0" w:space="0" w:color="auto"/>
          </w:divBdr>
          <w:divsChild>
            <w:div w:id="214626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088">
      <w:bodyDiv w:val="1"/>
      <w:marLeft w:val="0"/>
      <w:marRight w:val="0"/>
      <w:marTop w:val="0"/>
      <w:marBottom w:val="0"/>
      <w:divBdr>
        <w:top w:val="none" w:sz="0" w:space="0" w:color="auto"/>
        <w:left w:val="none" w:sz="0" w:space="0" w:color="auto"/>
        <w:bottom w:val="none" w:sz="0" w:space="0" w:color="auto"/>
        <w:right w:val="none" w:sz="0" w:space="0" w:color="auto"/>
      </w:divBdr>
      <w:divsChild>
        <w:div w:id="940529771">
          <w:marLeft w:val="0"/>
          <w:marRight w:val="0"/>
          <w:marTop w:val="120"/>
          <w:marBottom w:val="0"/>
          <w:divBdr>
            <w:top w:val="none" w:sz="0" w:space="0" w:color="auto"/>
            <w:left w:val="none" w:sz="0" w:space="0" w:color="auto"/>
            <w:bottom w:val="none" w:sz="0" w:space="0" w:color="auto"/>
            <w:right w:val="none" w:sz="0" w:space="0" w:color="auto"/>
          </w:divBdr>
        </w:div>
      </w:divsChild>
    </w:div>
    <w:div w:id="820315009">
      <w:bodyDiv w:val="1"/>
      <w:marLeft w:val="0"/>
      <w:marRight w:val="0"/>
      <w:marTop w:val="0"/>
      <w:marBottom w:val="0"/>
      <w:divBdr>
        <w:top w:val="none" w:sz="0" w:space="0" w:color="auto"/>
        <w:left w:val="none" w:sz="0" w:space="0" w:color="auto"/>
        <w:bottom w:val="none" w:sz="0" w:space="0" w:color="auto"/>
        <w:right w:val="none" w:sz="0" w:space="0" w:color="auto"/>
      </w:divBdr>
      <w:divsChild>
        <w:div w:id="59407533">
          <w:marLeft w:val="0"/>
          <w:marRight w:val="0"/>
          <w:marTop w:val="0"/>
          <w:marBottom w:val="0"/>
          <w:divBdr>
            <w:top w:val="none" w:sz="0" w:space="0" w:color="auto"/>
            <w:left w:val="none" w:sz="0" w:space="0" w:color="auto"/>
            <w:bottom w:val="none" w:sz="0" w:space="0" w:color="auto"/>
            <w:right w:val="none" w:sz="0" w:space="0" w:color="auto"/>
          </w:divBdr>
        </w:div>
      </w:divsChild>
    </w:div>
    <w:div w:id="831526838">
      <w:bodyDiv w:val="1"/>
      <w:marLeft w:val="0"/>
      <w:marRight w:val="0"/>
      <w:marTop w:val="0"/>
      <w:marBottom w:val="0"/>
      <w:divBdr>
        <w:top w:val="none" w:sz="0" w:space="0" w:color="auto"/>
        <w:left w:val="none" w:sz="0" w:space="0" w:color="auto"/>
        <w:bottom w:val="none" w:sz="0" w:space="0" w:color="auto"/>
        <w:right w:val="none" w:sz="0" w:space="0" w:color="auto"/>
      </w:divBdr>
    </w:div>
    <w:div w:id="851913324">
      <w:bodyDiv w:val="1"/>
      <w:marLeft w:val="0"/>
      <w:marRight w:val="0"/>
      <w:marTop w:val="0"/>
      <w:marBottom w:val="0"/>
      <w:divBdr>
        <w:top w:val="none" w:sz="0" w:space="0" w:color="auto"/>
        <w:left w:val="none" w:sz="0" w:space="0" w:color="auto"/>
        <w:bottom w:val="none" w:sz="0" w:space="0" w:color="auto"/>
        <w:right w:val="none" w:sz="0" w:space="0" w:color="auto"/>
      </w:divBdr>
      <w:divsChild>
        <w:div w:id="436026610">
          <w:marLeft w:val="0"/>
          <w:marRight w:val="0"/>
          <w:marTop w:val="0"/>
          <w:marBottom w:val="0"/>
          <w:divBdr>
            <w:top w:val="none" w:sz="0" w:space="0" w:color="auto"/>
            <w:left w:val="none" w:sz="0" w:space="0" w:color="auto"/>
            <w:bottom w:val="none" w:sz="0" w:space="0" w:color="auto"/>
            <w:right w:val="none" w:sz="0" w:space="0" w:color="auto"/>
          </w:divBdr>
          <w:divsChild>
            <w:div w:id="869535498">
              <w:marLeft w:val="0"/>
              <w:marRight w:val="0"/>
              <w:marTop w:val="0"/>
              <w:marBottom w:val="0"/>
              <w:divBdr>
                <w:top w:val="none" w:sz="0" w:space="0" w:color="auto"/>
                <w:left w:val="none" w:sz="0" w:space="0" w:color="auto"/>
                <w:bottom w:val="none" w:sz="0" w:space="0" w:color="auto"/>
                <w:right w:val="none" w:sz="0" w:space="0" w:color="auto"/>
              </w:divBdr>
            </w:div>
            <w:div w:id="70398176">
              <w:marLeft w:val="0"/>
              <w:marRight w:val="0"/>
              <w:marTop w:val="0"/>
              <w:marBottom w:val="0"/>
              <w:divBdr>
                <w:top w:val="none" w:sz="0" w:space="0" w:color="auto"/>
                <w:left w:val="none" w:sz="0" w:space="0" w:color="auto"/>
                <w:bottom w:val="none" w:sz="0" w:space="0" w:color="auto"/>
                <w:right w:val="none" w:sz="0" w:space="0" w:color="auto"/>
              </w:divBdr>
            </w:div>
            <w:div w:id="525870545">
              <w:marLeft w:val="0"/>
              <w:marRight w:val="0"/>
              <w:marTop w:val="0"/>
              <w:marBottom w:val="0"/>
              <w:divBdr>
                <w:top w:val="none" w:sz="0" w:space="0" w:color="auto"/>
                <w:left w:val="none" w:sz="0" w:space="0" w:color="auto"/>
                <w:bottom w:val="none" w:sz="0" w:space="0" w:color="auto"/>
                <w:right w:val="none" w:sz="0" w:space="0" w:color="auto"/>
              </w:divBdr>
            </w:div>
            <w:div w:id="1318415654">
              <w:marLeft w:val="0"/>
              <w:marRight w:val="0"/>
              <w:marTop w:val="0"/>
              <w:marBottom w:val="0"/>
              <w:divBdr>
                <w:top w:val="none" w:sz="0" w:space="0" w:color="auto"/>
                <w:left w:val="none" w:sz="0" w:space="0" w:color="auto"/>
                <w:bottom w:val="none" w:sz="0" w:space="0" w:color="auto"/>
                <w:right w:val="none" w:sz="0" w:space="0" w:color="auto"/>
              </w:divBdr>
            </w:div>
            <w:div w:id="1764913452">
              <w:marLeft w:val="0"/>
              <w:marRight w:val="0"/>
              <w:marTop w:val="0"/>
              <w:marBottom w:val="0"/>
              <w:divBdr>
                <w:top w:val="none" w:sz="0" w:space="0" w:color="auto"/>
                <w:left w:val="none" w:sz="0" w:space="0" w:color="auto"/>
                <w:bottom w:val="none" w:sz="0" w:space="0" w:color="auto"/>
                <w:right w:val="none" w:sz="0" w:space="0" w:color="auto"/>
              </w:divBdr>
            </w:div>
            <w:div w:id="1376273860">
              <w:marLeft w:val="0"/>
              <w:marRight w:val="0"/>
              <w:marTop w:val="0"/>
              <w:marBottom w:val="0"/>
              <w:divBdr>
                <w:top w:val="none" w:sz="0" w:space="0" w:color="auto"/>
                <w:left w:val="none" w:sz="0" w:space="0" w:color="auto"/>
                <w:bottom w:val="none" w:sz="0" w:space="0" w:color="auto"/>
                <w:right w:val="none" w:sz="0" w:space="0" w:color="auto"/>
              </w:divBdr>
            </w:div>
            <w:div w:id="521550901">
              <w:marLeft w:val="0"/>
              <w:marRight w:val="0"/>
              <w:marTop w:val="0"/>
              <w:marBottom w:val="0"/>
              <w:divBdr>
                <w:top w:val="none" w:sz="0" w:space="0" w:color="auto"/>
                <w:left w:val="none" w:sz="0" w:space="0" w:color="auto"/>
                <w:bottom w:val="none" w:sz="0" w:space="0" w:color="auto"/>
                <w:right w:val="none" w:sz="0" w:space="0" w:color="auto"/>
              </w:divBdr>
            </w:div>
            <w:div w:id="1508785530">
              <w:marLeft w:val="0"/>
              <w:marRight w:val="0"/>
              <w:marTop w:val="0"/>
              <w:marBottom w:val="0"/>
              <w:divBdr>
                <w:top w:val="none" w:sz="0" w:space="0" w:color="auto"/>
                <w:left w:val="none" w:sz="0" w:space="0" w:color="auto"/>
                <w:bottom w:val="none" w:sz="0" w:space="0" w:color="auto"/>
                <w:right w:val="none" w:sz="0" w:space="0" w:color="auto"/>
              </w:divBdr>
            </w:div>
            <w:div w:id="143664823">
              <w:marLeft w:val="0"/>
              <w:marRight w:val="0"/>
              <w:marTop w:val="0"/>
              <w:marBottom w:val="0"/>
              <w:divBdr>
                <w:top w:val="none" w:sz="0" w:space="0" w:color="auto"/>
                <w:left w:val="none" w:sz="0" w:space="0" w:color="auto"/>
                <w:bottom w:val="none" w:sz="0" w:space="0" w:color="auto"/>
                <w:right w:val="none" w:sz="0" w:space="0" w:color="auto"/>
              </w:divBdr>
            </w:div>
            <w:div w:id="1044064363">
              <w:marLeft w:val="0"/>
              <w:marRight w:val="0"/>
              <w:marTop w:val="0"/>
              <w:marBottom w:val="0"/>
              <w:divBdr>
                <w:top w:val="none" w:sz="0" w:space="0" w:color="auto"/>
                <w:left w:val="none" w:sz="0" w:space="0" w:color="auto"/>
                <w:bottom w:val="none" w:sz="0" w:space="0" w:color="auto"/>
                <w:right w:val="none" w:sz="0" w:space="0" w:color="auto"/>
              </w:divBdr>
            </w:div>
            <w:div w:id="346519499">
              <w:marLeft w:val="0"/>
              <w:marRight w:val="0"/>
              <w:marTop w:val="0"/>
              <w:marBottom w:val="0"/>
              <w:divBdr>
                <w:top w:val="none" w:sz="0" w:space="0" w:color="auto"/>
                <w:left w:val="none" w:sz="0" w:space="0" w:color="auto"/>
                <w:bottom w:val="none" w:sz="0" w:space="0" w:color="auto"/>
                <w:right w:val="none" w:sz="0" w:space="0" w:color="auto"/>
              </w:divBdr>
            </w:div>
            <w:div w:id="1540630794">
              <w:marLeft w:val="0"/>
              <w:marRight w:val="0"/>
              <w:marTop w:val="0"/>
              <w:marBottom w:val="0"/>
              <w:divBdr>
                <w:top w:val="none" w:sz="0" w:space="0" w:color="auto"/>
                <w:left w:val="none" w:sz="0" w:space="0" w:color="auto"/>
                <w:bottom w:val="none" w:sz="0" w:space="0" w:color="auto"/>
                <w:right w:val="none" w:sz="0" w:space="0" w:color="auto"/>
              </w:divBdr>
            </w:div>
            <w:div w:id="2043552731">
              <w:marLeft w:val="0"/>
              <w:marRight w:val="0"/>
              <w:marTop w:val="0"/>
              <w:marBottom w:val="0"/>
              <w:divBdr>
                <w:top w:val="none" w:sz="0" w:space="0" w:color="auto"/>
                <w:left w:val="none" w:sz="0" w:space="0" w:color="auto"/>
                <w:bottom w:val="none" w:sz="0" w:space="0" w:color="auto"/>
                <w:right w:val="none" w:sz="0" w:space="0" w:color="auto"/>
              </w:divBdr>
            </w:div>
            <w:div w:id="261305066">
              <w:marLeft w:val="0"/>
              <w:marRight w:val="0"/>
              <w:marTop w:val="0"/>
              <w:marBottom w:val="0"/>
              <w:divBdr>
                <w:top w:val="none" w:sz="0" w:space="0" w:color="auto"/>
                <w:left w:val="none" w:sz="0" w:space="0" w:color="auto"/>
                <w:bottom w:val="none" w:sz="0" w:space="0" w:color="auto"/>
                <w:right w:val="none" w:sz="0" w:space="0" w:color="auto"/>
              </w:divBdr>
            </w:div>
            <w:div w:id="1551526873">
              <w:marLeft w:val="0"/>
              <w:marRight w:val="0"/>
              <w:marTop w:val="0"/>
              <w:marBottom w:val="0"/>
              <w:divBdr>
                <w:top w:val="none" w:sz="0" w:space="0" w:color="auto"/>
                <w:left w:val="none" w:sz="0" w:space="0" w:color="auto"/>
                <w:bottom w:val="none" w:sz="0" w:space="0" w:color="auto"/>
                <w:right w:val="none" w:sz="0" w:space="0" w:color="auto"/>
              </w:divBdr>
            </w:div>
            <w:div w:id="316767415">
              <w:marLeft w:val="0"/>
              <w:marRight w:val="0"/>
              <w:marTop w:val="0"/>
              <w:marBottom w:val="0"/>
              <w:divBdr>
                <w:top w:val="none" w:sz="0" w:space="0" w:color="auto"/>
                <w:left w:val="none" w:sz="0" w:space="0" w:color="auto"/>
                <w:bottom w:val="none" w:sz="0" w:space="0" w:color="auto"/>
                <w:right w:val="none" w:sz="0" w:space="0" w:color="auto"/>
              </w:divBdr>
            </w:div>
            <w:div w:id="685978790">
              <w:marLeft w:val="0"/>
              <w:marRight w:val="0"/>
              <w:marTop w:val="0"/>
              <w:marBottom w:val="0"/>
              <w:divBdr>
                <w:top w:val="none" w:sz="0" w:space="0" w:color="auto"/>
                <w:left w:val="none" w:sz="0" w:space="0" w:color="auto"/>
                <w:bottom w:val="none" w:sz="0" w:space="0" w:color="auto"/>
                <w:right w:val="none" w:sz="0" w:space="0" w:color="auto"/>
              </w:divBdr>
            </w:div>
            <w:div w:id="1522933814">
              <w:marLeft w:val="0"/>
              <w:marRight w:val="0"/>
              <w:marTop w:val="0"/>
              <w:marBottom w:val="0"/>
              <w:divBdr>
                <w:top w:val="none" w:sz="0" w:space="0" w:color="auto"/>
                <w:left w:val="none" w:sz="0" w:space="0" w:color="auto"/>
                <w:bottom w:val="none" w:sz="0" w:space="0" w:color="auto"/>
                <w:right w:val="none" w:sz="0" w:space="0" w:color="auto"/>
              </w:divBdr>
            </w:div>
            <w:div w:id="1428962671">
              <w:marLeft w:val="0"/>
              <w:marRight w:val="0"/>
              <w:marTop w:val="0"/>
              <w:marBottom w:val="0"/>
              <w:divBdr>
                <w:top w:val="none" w:sz="0" w:space="0" w:color="auto"/>
                <w:left w:val="none" w:sz="0" w:space="0" w:color="auto"/>
                <w:bottom w:val="none" w:sz="0" w:space="0" w:color="auto"/>
                <w:right w:val="none" w:sz="0" w:space="0" w:color="auto"/>
              </w:divBdr>
            </w:div>
            <w:div w:id="1564563537">
              <w:marLeft w:val="0"/>
              <w:marRight w:val="0"/>
              <w:marTop w:val="0"/>
              <w:marBottom w:val="0"/>
              <w:divBdr>
                <w:top w:val="none" w:sz="0" w:space="0" w:color="auto"/>
                <w:left w:val="none" w:sz="0" w:space="0" w:color="auto"/>
                <w:bottom w:val="none" w:sz="0" w:space="0" w:color="auto"/>
                <w:right w:val="none" w:sz="0" w:space="0" w:color="auto"/>
              </w:divBdr>
            </w:div>
            <w:div w:id="1221592849">
              <w:marLeft w:val="0"/>
              <w:marRight w:val="0"/>
              <w:marTop w:val="0"/>
              <w:marBottom w:val="0"/>
              <w:divBdr>
                <w:top w:val="none" w:sz="0" w:space="0" w:color="auto"/>
                <w:left w:val="none" w:sz="0" w:space="0" w:color="auto"/>
                <w:bottom w:val="none" w:sz="0" w:space="0" w:color="auto"/>
                <w:right w:val="none" w:sz="0" w:space="0" w:color="auto"/>
              </w:divBdr>
            </w:div>
            <w:div w:id="563178229">
              <w:marLeft w:val="0"/>
              <w:marRight w:val="0"/>
              <w:marTop w:val="0"/>
              <w:marBottom w:val="0"/>
              <w:divBdr>
                <w:top w:val="none" w:sz="0" w:space="0" w:color="auto"/>
                <w:left w:val="none" w:sz="0" w:space="0" w:color="auto"/>
                <w:bottom w:val="none" w:sz="0" w:space="0" w:color="auto"/>
                <w:right w:val="none" w:sz="0" w:space="0" w:color="auto"/>
              </w:divBdr>
            </w:div>
            <w:div w:id="1743330222">
              <w:marLeft w:val="0"/>
              <w:marRight w:val="0"/>
              <w:marTop w:val="0"/>
              <w:marBottom w:val="0"/>
              <w:divBdr>
                <w:top w:val="none" w:sz="0" w:space="0" w:color="auto"/>
                <w:left w:val="none" w:sz="0" w:space="0" w:color="auto"/>
                <w:bottom w:val="none" w:sz="0" w:space="0" w:color="auto"/>
                <w:right w:val="none" w:sz="0" w:space="0" w:color="auto"/>
              </w:divBdr>
            </w:div>
            <w:div w:id="1985504589">
              <w:marLeft w:val="0"/>
              <w:marRight w:val="0"/>
              <w:marTop w:val="0"/>
              <w:marBottom w:val="0"/>
              <w:divBdr>
                <w:top w:val="none" w:sz="0" w:space="0" w:color="auto"/>
                <w:left w:val="none" w:sz="0" w:space="0" w:color="auto"/>
                <w:bottom w:val="none" w:sz="0" w:space="0" w:color="auto"/>
                <w:right w:val="none" w:sz="0" w:space="0" w:color="auto"/>
              </w:divBdr>
            </w:div>
            <w:div w:id="1934506038">
              <w:marLeft w:val="0"/>
              <w:marRight w:val="0"/>
              <w:marTop w:val="0"/>
              <w:marBottom w:val="0"/>
              <w:divBdr>
                <w:top w:val="none" w:sz="0" w:space="0" w:color="auto"/>
                <w:left w:val="none" w:sz="0" w:space="0" w:color="auto"/>
                <w:bottom w:val="none" w:sz="0" w:space="0" w:color="auto"/>
                <w:right w:val="none" w:sz="0" w:space="0" w:color="auto"/>
              </w:divBdr>
            </w:div>
            <w:div w:id="2069112862">
              <w:marLeft w:val="0"/>
              <w:marRight w:val="0"/>
              <w:marTop w:val="0"/>
              <w:marBottom w:val="0"/>
              <w:divBdr>
                <w:top w:val="none" w:sz="0" w:space="0" w:color="auto"/>
                <w:left w:val="none" w:sz="0" w:space="0" w:color="auto"/>
                <w:bottom w:val="none" w:sz="0" w:space="0" w:color="auto"/>
                <w:right w:val="none" w:sz="0" w:space="0" w:color="auto"/>
              </w:divBdr>
            </w:div>
            <w:div w:id="490606814">
              <w:marLeft w:val="0"/>
              <w:marRight w:val="0"/>
              <w:marTop w:val="0"/>
              <w:marBottom w:val="0"/>
              <w:divBdr>
                <w:top w:val="none" w:sz="0" w:space="0" w:color="auto"/>
                <w:left w:val="none" w:sz="0" w:space="0" w:color="auto"/>
                <w:bottom w:val="none" w:sz="0" w:space="0" w:color="auto"/>
                <w:right w:val="none" w:sz="0" w:space="0" w:color="auto"/>
              </w:divBdr>
            </w:div>
            <w:div w:id="732239565">
              <w:marLeft w:val="0"/>
              <w:marRight w:val="0"/>
              <w:marTop w:val="0"/>
              <w:marBottom w:val="0"/>
              <w:divBdr>
                <w:top w:val="none" w:sz="0" w:space="0" w:color="auto"/>
                <w:left w:val="none" w:sz="0" w:space="0" w:color="auto"/>
                <w:bottom w:val="none" w:sz="0" w:space="0" w:color="auto"/>
                <w:right w:val="none" w:sz="0" w:space="0" w:color="auto"/>
              </w:divBdr>
            </w:div>
            <w:div w:id="968703510">
              <w:marLeft w:val="0"/>
              <w:marRight w:val="0"/>
              <w:marTop w:val="0"/>
              <w:marBottom w:val="0"/>
              <w:divBdr>
                <w:top w:val="none" w:sz="0" w:space="0" w:color="auto"/>
                <w:left w:val="none" w:sz="0" w:space="0" w:color="auto"/>
                <w:bottom w:val="none" w:sz="0" w:space="0" w:color="auto"/>
                <w:right w:val="none" w:sz="0" w:space="0" w:color="auto"/>
              </w:divBdr>
            </w:div>
            <w:div w:id="2129734400">
              <w:marLeft w:val="0"/>
              <w:marRight w:val="0"/>
              <w:marTop w:val="0"/>
              <w:marBottom w:val="0"/>
              <w:divBdr>
                <w:top w:val="none" w:sz="0" w:space="0" w:color="auto"/>
                <w:left w:val="none" w:sz="0" w:space="0" w:color="auto"/>
                <w:bottom w:val="none" w:sz="0" w:space="0" w:color="auto"/>
                <w:right w:val="none" w:sz="0" w:space="0" w:color="auto"/>
              </w:divBdr>
            </w:div>
            <w:div w:id="558712327">
              <w:marLeft w:val="0"/>
              <w:marRight w:val="0"/>
              <w:marTop w:val="0"/>
              <w:marBottom w:val="0"/>
              <w:divBdr>
                <w:top w:val="none" w:sz="0" w:space="0" w:color="auto"/>
                <w:left w:val="none" w:sz="0" w:space="0" w:color="auto"/>
                <w:bottom w:val="none" w:sz="0" w:space="0" w:color="auto"/>
                <w:right w:val="none" w:sz="0" w:space="0" w:color="auto"/>
              </w:divBdr>
            </w:div>
            <w:div w:id="297496831">
              <w:marLeft w:val="0"/>
              <w:marRight w:val="0"/>
              <w:marTop w:val="0"/>
              <w:marBottom w:val="0"/>
              <w:divBdr>
                <w:top w:val="none" w:sz="0" w:space="0" w:color="auto"/>
                <w:left w:val="none" w:sz="0" w:space="0" w:color="auto"/>
                <w:bottom w:val="none" w:sz="0" w:space="0" w:color="auto"/>
                <w:right w:val="none" w:sz="0" w:space="0" w:color="auto"/>
              </w:divBdr>
            </w:div>
            <w:div w:id="541209303">
              <w:marLeft w:val="0"/>
              <w:marRight w:val="0"/>
              <w:marTop w:val="0"/>
              <w:marBottom w:val="0"/>
              <w:divBdr>
                <w:top w:val="none" w:sz="0" w:space="0" w:color="auto"/>
                <w:left w:val="none" w:sz="0" w:space="0" w:color="auto"/>
                <w:bottom w:val="none" w:sz="0" w:space="0" w:color="auto"/>
                <w:right w:val="none" w:sz="0" w:space="0" w:color="auto"/>
              </w:divBdr>
            </w:div>
            <w:div w:id="1831017574">
              <w:marLeft w:val="0"/>
              <w:marRight w:val="0"/>
              <w:marTop w:val="0"/>
              <w:marBottom w:val="0"/>
              <w:divBdr>
                <w:top w:val="none" w:sz="0" w:space="0" w:color="auto"/>
                <w:left w:val="none" w:sz="0" w:space="0" w:color="auto"/>
                <w:bottom w:val="none" w:sz="0" w:space="0" w:color="auto"/>
                <w:right w:val="none" w:sz="0" w:space="0" w:color="auto"/>
              </w:divBdr>
            </w:div>
            <w:div w:id="58865589">
              <w:marLeft w:val="0"/>
              <w:marRight w:val="0"/>
              <w:marTop w:val="0"/>
              <w:marBottom w:val="0"/>
              <w:divBdr>
                <w:top w:val="none" w:sz="0" w:space="0" w:color="auto"/>
                <w:left w:val="none" w:sz="0" w:space="0" w:color="auto"/>
                <w:bottom w:val="none" w:sz="0" w:space="0" w:color="auto"/>
                <w:right w:val="none" w:sz="0" w:space="0" w:color="auto"/>
              </w:divBdr>
            </w:div>
            <w:div w:id="727993199">
              <w:marLeft w:val="0"/>
              <w:marRight w:val="0"/>
              <w:marTop w:val="0"/>
              <w:marBottom w:val="0"/>
              <w:divBdr>
                <w:top w:val="none" w:sz="0" w:space="0" w:color="auto"/>
                <w:left w:val="none" w:sz="0" w:space="0" w:color="auto"/>
                <w:bottom w:val="none" w:sz="0" w:space="0" w:color="auto"/>
                <w:right w:val="none" w:sz="0" w:space="0" w:color="auto"/>
              </w:divBdr>
            </w:div>
            <w:div w:id="48000220">
              <w:marLeft w:val="0"/>
              <w:marRight w:val="0"/>
              <w:marTop w:val="0"/>
              <w:marBottom w:val="0"/>
              <w:divBdr>
                <w:top w:val="none" w:sz="0" w:space="0" w:color="auto"/>
                <w:left w:val="none" w:sz="0" w:space="0" w:color="auto"/>
                <w:bottom w:val="none" w:sz="0" w:space="0" w:color="auto"/>
                <w:right w:val="none" w:sz="0" w:space="0" w:color="auto"/>
              </w:divBdr>
            </w:div>
            <w:div w:id="1824274201">
              <w:marLeft w:val="0"/>
              <w:marRight w:val="0"/>
              <w:marTop w:val="0"/>
              <w:marBottom w:val="0"/>
              <w:divBdr>
                <w:top w:val="none" w:sz="0" w:space="0" w:color="auto"/>
                <w:left w:val="none" w:sz="0" w:space="0" w:color="auto"/>
                <w:bottom w:val="none" w:sz="0" w:space="0" w:color="auto"/>
                <w:right w:val="none" w:sz="0" w:space="0" w:color="auto"/>
              </w:divBdr>
            </w:div>
            <w:div w:id="1116873880">
              <w:marLeft w:val="0"/>
              <w:marRight w:val="0"/>
              <w:marTop w:val="0"/>
              <w:marBottom w:val="0"/>
              <w:divBdr>
                <w:top w:val="none" w:sz="0" w:space="0" w:color="auto"/>
                <w:left w:val="none" w:sz="0" w:space="0" w:color="auto"/>
                <w:bottom w:val="none" w:sz="0" w:space="0" w:color="auto"/>
                <w:right w:val="none" w:sz="0" w:space="0" w:color="auto"/>
              </w:divBdr>
            </w:div>
            <w:div w:id="1791389829">
              <w:marLeft w:val="0"/>
              <w:marRight w:val="0"/>
              <w:marTop w:val="0"/>
              <w:marBottom w:val="0"/>
              <w:divBdr>
                <w:top w:val="none" w:sz="0" w:space="0" w:color="auto"/>
                <w:left w:val="none" w:sz="0" w:space="0" w:color="auto"/>
                <w:bottom w:val="none" w:sz="0" w:space="0" w:color="auto"/>
                <w:right w:val="none" w:sz="0" w:space="0" w:color="auto"/>
              </w:divBdr>
            </w:div>
            <w:div w:id="1244412358">
              <w:marLeft w:val="0"/>
              <w:marRight w:val="0"/>
              <w:marTop w:val="0"/>
              <w:marBottom w:val="0"/>
              <w:divBdr>
                <w:top w:val="none" w:sz="0" w:space="0" w:color="auto"/>
                <w:left w:val="none" w:sz="0" w:space="0" w:color="auto"/>
                <w:bottom w:val="none" w:sz="0" w:space="0" w:color="auto"/>
                <w:right w:val="none" w:sz="0" w:space="0" w:color="auto"/>
              </w:divBdr>
            </w:div>
            <w:div w:id="79565057">
              <w:marLeft w:val="0"/>
              <w:marRight w:val="0"/>
              <w:marTop w:val="0"/>
              <w:marBottom w:val="0"/>
              <w:divBdr>
                <w:top w:val="none" w:sz="0" w:space="0" w:color="auto"/>
                <w:left w:val="none" w:sz="0" w:space="0" w:color="auto"/>
                <w:bottom w:val="none" w:sz="0" w:space="0" w:color="auto"/>
                <w:right w:val="none" w:sz="0" w:space="0" w:color="auto"/>
              </w:divBdr>
            </w:div>
            <w:div w:id="1484732146">
              <w:marLeft w:val="0"/>
              <w:marRight w:val="0"/>
              <w:marTop w:val="0"/>
              <w:marBottom w:val="0"/>
              <w:divBdr>
                <w:top w:val="none" w:sz="0" w:space="0" w:color="auto"/>
                <w:left w:val="none" w:sz="0" w:space="0" w:color="auto"/>
                <w:bottom w:val="none" w:sz="0" w:space="0" w:color="auto"/>
                <w:right w:val="none" w:sz="0" w:space="0" w:color="auto"/>
              </w:divBdr>
            </w:div>
            <w:div w:id="141315114">
              <w:marLeft w:val="0"/>
              <w:marRight w:val="0"/>
              <w:marTop w:val="0"/>
              <w:marBottom w:val="0"/>
              <w:divBdr>
                <w:top w:val="none" w:sz="0" w:space="0" w:color="auto"/>
                <w:left w:val="none" w:sz="0" w:space="0" w:color="auto"/>
                <w:bottom w:val="none" w:sz="0" w:space="0" w:color="auto"/>
                <w:right w:val="none" w:sz="0" w:space="0" w:color="auto"/>
              </w:divBdr>
            </w:div>
            <w:div w:id="186260531">
              <w:marLeft w:val="0"/>
              <w:marRight w:val="0"/>
              <w:marTop w:val="0"/>
              <w:marBottom w:val="0"/>
              <w:divBdr>
                <w:top w:val="none" w:sz="0" w:space="0" w:color="auto"/>
                <w:left w:val="none" w:sz="0" w:space="0" w:color="auto"/>
                <w:bottom w:val="none" w:sz="0" w:space="0" w:color="auto"/>
                <w:right w:val="none" w:sz="0" w:space="0" w:color="auto"/>
              </w:divBdr>
            </w:div>
            <w:div w:id="1792625017">
              <w:marLeft w:val="0"/>
              <w:marRight w:val="0"/>
              <w:marTop w:val="0"/>
              <w:marBottom w:val="0"/>
              <w:divBdr>
                <w:top w:val="none" w:sz="0" w:space="0" w:color="auto"/>
                <w:left w:val="none" w:sz="0" w:space="0" w:color="auto"/>
                <w:bottom w:val="none" w:sz="0" w:space="0" w:color="auto"/>
                <w:right w:val="none" w:sz="0" w:space="0" w:color="auto"/>
              </w:divBdr>
            </w:div>
            <w:div w:id="1247571401">
              <w:marLeft w:val="0"/>
              <w:marRight w:val="0"/>
              <w:marTop w:val="0"/>
              <w:marBottom w:val="0"/>
              <w:divBdr>
                <w:top w:val="none" w:sz="0" w:space="0" w:color="auto"/>
                <w:left w:val="none" w:sz="0" w:space="0" w:color="auto"/>
                <w:bottom w:val="none" w:sz="0" w:space="0" w:color="auto"/>
                <w:right w:val="none" w:sz="0" w:space="0" w:color="auto"/>
              </w:divBdr>
            </w:div>
            <w:div w:id="133969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5010">
      <w:bodyDiv w:val="1"/>
      <w:marLeft w:val="0"/>
      <w:marRight w:val="0"/>
      <w:marTop w:val="0"/>
      <w:marBottom w:val="0"/>
      <w:divBdr>
        <w:top w:val="none" w:sz="0" w:space="0" w:color="auto"/>
        <w:left w:val="none" w:sz="0" w:space="0" w:color="auto"/>
        <w:bottom w:val="none" w:sz="0" w:space="0" w:color="auto"/>
        <w:right w:val="none" w:sz="0" w:space="0" w:color="auto"/>
      </w:divBdr>
    </w:div>
    <w:div w:id="857425215">
      <w:bodyDiv w:val="1"/>
      <w:marLeft w:val="0"/>
      <w:marRight w:val="0"/>
      <w:marTop w:val="0"/>
      <w:marBottom w:val="0"/>
      <w:divBdr>
        <w:top w:val="none" w:sz="0" w:space="0" w:color="auto"/>
        <w:left w:val="none" w:sz="0" w:space="0" w:color="auto"/>
        <w:bottom w:val="none" w:sz="0" w:space="0" w:color="auto"/>
        <w:right w:val="none" w:sz="0" w:space="0" w:color="auto"/>
      </w:divBdr>
    </w:div>
    <w:div w:id="873536378">
      <w:bodyDiv w:val="1"/>
      <w:marLeft w:val="0"/>
      <w:marRight w:val="0"/>
      <w:marTop w:val="0"/>
      <w:marBottom w:val="0"/>
      <w:divBdr>
        <w:top w:val="none" w:sz="0" w:space="0" w:color="auto"/>
        <w:left w:val="none" w:sz="0" w:space="0" w:color="auto"/>
        <w:bottom w:val="none" w:sz="0" w:space="0" w:color="auto"/>
        <w:right w:val="none" w:sz="0" w:space="0" w:color="auto"/>
      </w:divBdr>
    </w:div>
    <w:div w:id="889535934">
      <w:bodyDiv w:val="1"/>
      <w:marLeft w:val="0"/>
      <w:marRight w:val="0"/>
      <w:marTop w:val="0"/>
      <w:marBottom w:val="0"/>
      <w:divBdr>
        <w:top w:val="none" w:sz="0" w:space="0" w:color="auto"/>
        <w:left w:val="none" w:sz="0" w:space="0" w:color="auto"/>
        <w:bottom w:val="none" w:sz="0" w:space="0" w:color="auto"/>
        <w:right w:val="none" w:sz="0" w:space="0" w:color="auto"/>
      </w:divBdr>
    </w:div>
    <w:div w:id="891892637">
      <w:bodyDiv w:val="1"/>
      <w:marLeft w:val="0"/>
      <w:marRight w:val="0"/>
      <w:marTop w:val="0"/>
      <w:marBottom w:val="0"/>
      <w:divBdr>
        <w:top w:val="none" w:sz="0" w:space="0" w:color="auto"/>
        <w:left w:val="none" w:sz="0" w:space="0" w:color="auto"/>
        <w:bottom w:val="none" w:sz="0" w:space="0" w:color="auto"/>
        <w:right w:val="none" w:sz="0" w:space="0" w:color="auto"/>
      </w:divBdr>
      <w:divsChild>
        <w:div w:id="1126992">
          <w:marLeft w:val="0"/>
          <w:marRight w:val="0"/>
          <w:marTop w:val="0"/>
          <w:marBottom w:val="0"/>
          <w:divBdr>
            <w:top w:val="none" w:sz="0" w:space="0" w:color="auto"/>
            <w:left w:val="none" w:sz="0" w:space="0" w:color="auto"/>
            <w:bottom w:val="none" w:sz="0" w:space="0" w:color="auto"/>
            <w:right w:val="none" w:sz="0" w:space="0" w:color="auto"/>
          </w:divBdr>
          <w:divsChild>
            <w:div w:id="283737964">
              <w:marLeft w:val="0"/>
              <w:marRight w:val="0"/>
              <w:marTop w:val="0"/>
              <w:marBottom w:val="0"/>
              <w:divBdr>
                <w:top w:val="none" w:sz="0" w:space="0" w:color="auto"/>
                <w:left w:val="none" w:sz="0" w:space="0" w:color="auto"/>
                <w:bottom w:val="none" w:sz="0" w:space="0" w:color="auto"/>
                <w:right w:val="none" w:sz="0" w:space="0" w:color="auto"/>
              </w:divBdr>
            </w:div>
            <w:div w:id="1930195549">
              <w:marLeft w:val="0"/>
              <w:marRight w:val="0"/>
              <w:marTop w:val="0"/>
              <w:marBottom w:val="0"/>
              <w:divBdr>
                <w:top w:val="none" w:sz="0" w:space="0" w:color="auto"/>
                <w:left w:val="none" w:sz="0" w:space="0" w:color="auto"/>
                <w:bottom w:val="none" w:sz="0" w:space="0" w:color="auto"/>
                <w:right w:val="none" w:sz="0" w:space="0" w:color="auto"/>
              </w:divBdr>
            </w:div>
            <w:div w:id="352000281">
              <w:marLeft w:val="0"/>
              <w:marRight w:val="0"/>
              <w:marTop w:val="0"/>
              <w:marBottom w:val="0"/>
              <w:divBdr>
                <w:top w:val="none" w:sz="0" w:space="0" w:color="auto"/>
                <w:left w:val="none" w:sz="0" w:space="0" w:color="auto"/>
                <w:bottom w:val="none" w:sz="0" w:space="0" w:color="auto"/>
                <w:right w:val="none" w:sz="0" w:space="0" w:color="auto"/>
              </w:divBdr>
            </w:div>
            <w:div w:id="1606495657">
              <w:marLeft w:val="0"/>
              <w:marRight w:val="0"/>
              <w:marTop w:val="0"/>
              <w:marBottom w:val="0"/>
              <w:divBdr>
                <w:top w:val="none" w:sz="0" w:space="0" w:color="auto"/>
                <w:left w:val="none" w:sz="0" w:space="0" w:color="auto"/>
                <w:bottom w:val="none" w:sz="0" w:space="0" w:color="auto"/>
                <w:right w:val="none" w:sz="0" w:space="0" w:color="auto"/>
              </w:divBdr>
            </w:div>
            <w:div w:id="1124234785">
              <w:marLeft w:val="0"/>
              <w:marRight w:val="0"/>
              <w:marTop w:val="0"/>
              <w:marBottom w:val="0"/>
              <w:divBdr>
                <w:top w:val="none" w:sz="0" w:space="0" w:color="auto"/>
                <w:left w:val="none" w:sz="0" w:space="0" w:color="auto"/>
                <w:bottom w:val="none" w:sz="0" w:space="0" w:color="auto"/>
                <w:right w:val="none" w:sz="0" w:space="0" w:color="auto"/>
              </w:divBdr>
            </w:div>
            <w:div w:id="1942641616">
              <w:marLeft w:val="0"/>
              <w:marRight w:val="0"/>
              <w:marTop w:val="0"/>
              <w:marBottom w:val="0"/>
              <w:divBdr>
                <w:top w:val="none" w:sz="0" w:space="0" w:color="auto"/>
                <w:left w:val="none" w:sz="0" w:space="0" w:color="auto"/>
                <w:bottom w:val="none" w:sz="0" w:space="0" w:color="auto"/>
                <w:right w:val="none" w:sz="0" w:space="0" w:color="auto"/>
              </w:divBdr>
            </w:div>
            <w:div w:id="1534346478">
              <w:marLeft w:val="0"/>
              <w:marRight w:val="0"/>
              <w:marTop w:val="0"/>
              <w:marBottom w:val="0"/>
              <w:divBdr>
                <w:top w:val="none" w:sz="0" w:space="0" w:color="auto"/>
                <w:left w:val="none" w:sz="0" w:space="0" w:color="auto"/>
                <w:bottom w:val="none" w:sz="0" w:space="0" w:color="auto"/>
                <w:right w:val="none" w:sz="0" w:space="0" w:color="auto"/>
              </w:divBdr>
            </w:div>
            <w:div w:id="18046224">
              <w:marLeft w:val="0"/>
              <w:marRight w:val="0"/>
              <w:marTop w:val="0"/>
              <w:marBottom w:val="0"/>
              <w:divBdr>
                <w:top w:val="none" w:sz="0" w:space="0" w:color="auto"/>
                <w:left w:val="none" w:sz="0" w:space="0" w:color="auto"/>
                <w:bottom w:val="none" w:sz="0" w:space="0" w:color="auto"/>
                <w:right w:val="none" w:sz="0" w:space="0" w:color="auto"/>
              </w:divBdr>
            </w:div>
            <w:div w:id="1104768340">
              <w:marLeft w:val="0"/>
              <w:marRight w:val="0"/>
              <w:marTop w:val="0"/>
              <w:marBottom w:val="0"/>
              <w:divBdr>
                <w:top w:val="none" w:sz="0" w:space="0" w:color="auto"/>
                <w:left w:val="none" w:sz="0" w:space="0" w:color="auto"/>
                <w:bottom w:val="none" w:sz="0" w:space="0" w:color="auto"/>
                <w:right w:val="none" w:sz="0" w:space="0" w:color="auto"/>
              </w:divBdr>
            </w:div>
            <w:div w:id="1392846303">
              <w:marLeft w:val="0"/>
              <w:marRight w:val="0"/>
              <w:marTop w:val="0"/>
              <w:marBottom w:val="0"/>
              <w:divBdr>
                <w:top w:val="none" w:sz="0" w:space="0" w:color="auto"/>
                <w:left w:val="none" w:sz="0" w:space="0" w:color="auto"/>
                <w:bottom w:val="none" w:sz="0" w:space="0" w:color="auto"/>
                <w:right w:val="none" w:sz="0" w:space="0" w:color="auto"/>
              </w:divBdr>
            </w:div>
            <w:div w:id="2039155456">
              <w:marLeft w:val="0"/>
              <w:marRight w:val="0"/>
              <w:marTop w:val="0"/>
              <w:marBottom w:val="0"/>
              <w:divBdr>
                <w:top w:val="none" w:sz="0" w:space="0" w:color="auto"/>
                <w:left w:val="none" w:sz="0" w:space="0" w:color="auto"/>
                <w:bottom w:val="none" w:sz="0" w:space="0" w:color="auto"/>
                <w:right w:val="none" w:sz="0" w:space="0" w:color="auto"/>
              </w:divBdr>
            </w:div>
            <w:div w:id="11583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3290">
      <w:bodyDiv w:val="1"/>
      <w:marLeft w:val="0"/>
      <w:marRight w:val="0"/>
      <w:marTop w:val="0"/>
      <w:marBottom w:val="0"/>
      <w:divBdr>
        <w:top w:val="none" w:sz="0" w:space="0" w:color="auto"/>
        <w:left w:val="none" w:sz="0" w:space="0" w:color="auto"/>
        <w:bottom w:val="none" w:sz="0" w:space="0" w:color="auto"/>
        <w:right w:val="none" w:sz="0" w:space="0" w:color="auto"/>
      </w:divBdr>
    </w:div>
    <w:div w:id="960527018">
      <w:bodyDiv w:val="1"/>
      <w:marLeft w:val="0"/>
      <w:marRight w:val="0"/>
      <w:marTop w:val="0"/>
      <w:marBottom w:val="0"/>
      <w:divBdr>
        <w:top w:val="none" w:sz="0" w:space="0" w:color="auto"/>
        <w:left w:val="none" w:sz="0" w:space="0" w:color="auto"/>
        <w:bottom w:val="none" w:sz="0" w:space="0" w:color="auto"/>
        <w:right w:val="none" w:sz="0" w:space="0" w:color="auto"/>
      </w:divBdr>
      <w:divsChild>
        <w:div w:id="315183182">
          <w:marLeft w:val="1166"/>
          <w:marRight w:val="0"/>
          <w:marTop w:val="0"/>
          <w:marBottom w:val="0"/>
          <w:divBdr>
            <w:top w:val="none" w:sz="0" w:space="0" w:color="auto"/>
            <w:left w:val="none" w:sz="0" w:space="0" w:color="auto"/>
            <w:bottom w:val="none" w:sz="0" w:space="0" w:color="auto"/>
            <w:right w:val="none" w:sz="0" w:space="0" w:color="auto"/>
          </w:divBdr>
        </w:div>
        <w:div w:id="382287624">
          <w:marLeft w:val="1166"/>
          <w:marRight w:val="0"/>
          <w:marTop w:val="0"/>
          <w:marBottom w:val="0"/>
          <w:divBdr>
            <w:top w:val="none" w:sz="0" w:space="0" w:color="auto"/>
            <w:left w:val="none" w:sz="0" w:space="0" w:color="auto"/>
            <w:bottom w:val="none" w:sz="0" w:space="0" w:color="auto"/>
            <w:right w:val="none" w:sz="0" w:space="0" w:color="auto"/>
          </w:divBdr>
        </w:div>
        <w:div w:id="1545605648">
          <w:marLeft w:val="1166"/>
          <w:marRight w:val="0"/>
          <w:marTop w:val="0"/>
          <w:marBottom w:val="0"/>
          <w:divBdr>
            <w:top w:val="none" w:sz="0" w:space="0" w:color="auto"/>
            <w:left w:val="none" w:sz="0" w:space="0" w:color="auto"/>
            <w:bottom w:val="none" w:sz="0" w:space="0" w:color="auto"/>
            <w:right w:val="none" w:sz="0" w:space="0" w:color="auto"/>
          </w:divBdr>
        </w:div>
        <w:div w:id="644698661">
          <w:marLeft w:val="1166"/>
          <w:marRight w:val="0"/>
          <w:marTop w:val="0"/>
          <w:marBottom w:val="0"/>
          <w:divBdr>
            <w:top w:val="none" w:sz="0" w:space="0" w:color="auto"/>
            <w:left w:val="none" w:sz="0" w:space="0" w:color="auto"/>
            <w:bottom w:val="none" w:sz="0" w:space="0" w:color="auto"/>
            <w:right w:val="none" w:sz="0" w:space="0" w:color="auto"/>
          </w:divBdr>
        </w:div>
        <w:div w:id="529075155">
          <w:marLeft w:val="1166"/>
          <w:marRight w:val="0"/>
          <w:marTop w:val="0"/>
          <w:marBottom w:val="0"/>
          <w:divBdr>
            <w:top w:val="none" w:sz="0" w:space="0" w:color="auto"/>
            <w:left w:val="none" w:sz="0" w:space="0" w:color="auto"/>
            <w:bottom w:val="none" w:sz="0" w:space="0" w:color="auto"/>
            <w:right w:val="none" w:sz="0" w:space="0" w:color="auto"/>
          </w:divBdr>
        </w:div>
      </w:divsChild>
    </w:div>
    <w:div w:id="974869632">
      <w:bodyDiv w:val="1"/>
      <w:marLeft w:val="0"/>
      <w:marRight w:val="0"/>
      <w:marTop w:val="0"/>
      <w:marBottom w:val="0"/>
      <w:divBdr>
        <w:top w:val="none" w:sz="0" w:space="0" w:color="auto"/>
        <w:left w:val="none" w:sz="0" w:space="0" w:color="auto"/>
        <w:bottom w:val="none" w:sz="0" w:space="0" w:color="auto"/>
        <w:right w:val="none" w:sz="0" w:space="0" w:color="auto"/>
      </w:divBdr>
    </w:div>
    <w:div w:id="990864472">
      <w:bodyDiv w:val="1"/>
      <w:marLeft w:val="0"/>
      <w:marRight w:val="0"/>
      <w:marTop w:val="0"/>
      <w:marBottom w:val="0"/>
      <w:divBdr>
        <w:top w:val="none" w:sz="0" w:space="0" w:color="auto"/>
        <w:left w:val="none" w:sz="0" w:space="0" w:color="auto"/>
        <w:bottom w:val="none" w:sz="0" w:space="0" w:color="auto"/>
        <w:right w:val="none" w:sz="0" w:space="0" w:color="auto"/>
      </w:divBdr>
    </w:div>
    <w:div w:id="991980021">
      <w:bodyDiv w:val="1"/>
      <w:marLeft w:val="0"/>
      <w:marRight w:val="0"/>
      <w:marTop w:val="0"/>
      <w:marBottom w:val="0"/>
      <w:divBdr>
        <w:top w:val="none" w:sz="0" w:space="0" w:color="auto"/>
        <w:left w:val="none" w:sz="0" w:space="0" w:color="auto"/>
        <w:bottom w:val="none" w:sz="0" w:space="0" w:color="auto"/>
        <w:right w:val="none" w:sz="0" w:space="0" w:color="auto"/>
      </w:divBdr>
    </w:div>
    <w:div w:id="1009254458">
      <w:bodyDiv w:val="1"/>
      <w:marLeft w:val="0"/>
      <w:marRight w:val="0"/>
      <w:marTop w:val="0"/>
      <w:marBottom w:val="0"/>
      <w:divBdr>
        <w:top w:val="none" w:sz="0" w:space="0" w:color="auto"/>
        <w:left w:val="none" w:sz="0" w:space="0" w:color="auto"/>
        <w:bottom w:val="none" w:sz="0" w:space="0" w:color="auto"/>
        <w:right w:val="none" w:sz="0" w:space="0" w:color="auto"/>
      </w:divBdr>
    </w:div>
    <w:div w:id="1072850739">
      <w:bodyDiv w:val="1"/>
      <w:marLeft w:val="0"/>
      <w:marRight w:val="0"/>
      <w:marTop w:val="0"/>
      <w:marBottom w:val="0"/>
      <w:divBdr>
        <w:top w:val="none" w:sz="0" w:space="0" w:color="auto"/>
        <w:left w:val="none" w:sz="0" w:space="0" w:color="auto"/>
        <w:bottom w:val="none" w:sz="0" w:space="0" w:color="auto"/>
        <w:right w:val="none" w:sz="0" w:space="0" w:color="auto"/>
      </w:divBdr>
    </w:div>
    <w:div w:id="1082490524">
      <w:bodyDiv w:val="1"/>
      <w:marLeft w:val="0"/>
      <w:marRight w:val="0"/>
      <w:marTop w:val="0"/>
      <w:marBottom w:val="0"/>
      <w:divBdr>
        <w:top w:val="none" w:sz="0" w:space="0" w:color="auto"/>
        <w:left w:val="none" w:sz="0" w:space="0" w:color="auto"/>
        <w:bottom w:val="none" w:sz="0" w:space="0" w:color="auto"/>
        <w:right w:val="none" w:sz="0" w:space="0" w:color="auto"/>
      </w:divBdr>
    </w:div>
    <w:div w:id="1082720452">
      <w:bodyDiv w:val="1"/>
      <w:marLeft w:val="0"/>
      <w:marRight w:val="0"/>
      <w:marTop w:val="0"/>
      <w:marBottom w:val="0"/>
      <w:divBdr>
        <w:top w:val="none" w:sz="0" w:space="0" w:color="auto"/>
        <w:left w:val="none" w:sz="0" w:space="0" w:color="auto"/>
        <w:bottom w:val="none" w:sz="0" w:space="0" w:color="auto"/>
        <w:right w:val="none" w:sz="0" w:space="0" w:color="auto"/>
      </w:divBdr>
      <w:divsChild>
        <w:div w:id="555244415">
          <w:marLeft w:val="0"/>
          <w:marRight w:val="0"/>
          <w:marTop w:val="0"/>
          <w:marBottom w:val="0"/>
          <w:divBdr>
            <w:top w:val="none" w:sz="0" w:space="0" w:color="auto"/>
            <w:left w:val="none" w:sz="0" w:space="0" w:color="auto"/>
            <w:bottom w:val="none" w:sz="0" w:space="0" w:color="auto"/>
            <w:right w:val="none" w:sz="0" w:space="0" w:color="auto"/>
          </w:divBdr>
          <w:divsChild>
            <w:div w:id="58792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0454">
      <w:bodyDiv w:val="1"/>
      <w:marLeft w:val="0"/>
      <w:marRight w:val="0"/>
      <w:marTop w:val="0"/>
      <w:marBottom w:val="0"/>
      <w:divBdr>
        <w:top w:val="none" w:sz="0" w:space="0" w:color="auto"/>
        <w:left w:val="none" w:sz="0" w:space="0" w:color="auto"/>
        <w:bottom w:val="none" w:sz="0" w:space="0" w:color="auto"/>
        <w:right w:val="none" w:sz="0" w:space="0" w:color="auto"/>
      </w:divBdr>
      <w:divsChild>
        <w:div w:id="1732271898">
          <w:marLeft w:val="1051"/>
          <w:marRight w:val="0"/>
          <w:marTop w:val="100"/>
          <w:marBottom w:val="0"/>
          <w:divBdr>
            <w:top w:val="none" w:sz="0" w:space="0" w:color="auto"/>
            <w:left w:val="none" w:sz="0" w:space="0" w:color="auto"/>
            <w:bottom w:val="none" w:sz="0" w:space="0" w:color="auto"/>
            <w:right w:val="none" w:sz="0" w:space="0" w:color="auto"/>
          </w:divBdr>
        </w:div>
        <w:div w:id="2108035719">
          <w:marLeft w:val="1051"/>
          <w:marRight w:val="0"/>
          <w:marTop w:val="100"/>
          <w:marBottom w:val="0"/>
          <w:divBdr>
            <w:top w:val="none" w:sz="0" w:space="0" w:color="auto"/>
            <w:left w:val="none" w:sz="0" w:space="0" w:color="auto"/>
            <w:bottom w:val="none" w:sz="0" w:space="0" w:color="auto"/>
            <w:right w:val="none" w:sz="0" w:space="0" w:color="auto"/>
          </w:divBdr>
        </w:div>
      </w:divsChild>
    </w:div>
    <w:div w:id="1114204922">
      <w:bodyDiv w:val="1"/>
      <w:marLeft w:val="0"/>
      <w:marRight w:val="0"/>
      <w:marTop w:val="0"/>
      <w:marBottom w:val="0"/>
      <w:divBdr>
        <w:top w:val="none" w:sz="0" w:space="0" w:color="auto"/>
        <w:left w:val="none" w:sz="0" w:space="0" w:color="auto"/>
        <w:bottom w:val="none" w:sz="0" w:space="0" w:color="auto"/>
        <w:right w:val="none" w:sz="0" w:space="0" w:color="auto"/>
      </w:divBdr>
      <w:divsChild>
        <w:div w:id="876354924">
          <w:marLeft w:val="547"/>
          <w:marRight w:val="0"/>
          <w:marTop w:val="134"/>
          <w:marBottom w:val="0"/>
          <w:divBdr>
            <w:top w:val="none" w:sz="0" w:space="0" w:color="auto"/>
            <w:left w:val="none" w:sz="0" w:space="0" w:color="auto"/>
            <w:bottom w:val="none" w:sz="0" w:space="0" w:color="auto"/>
            <w:right w:val="none" w:sz="0" w:space="0" w:color="auto"/>
          </w:divBdr>
        </w:div>
      </w:divsChild>
    </w:div>
    <w:div w:id="1161240334">
      <w:bodyDiv w:val="1"/>
      <w:marLeft w:val="0"/>
      <w:marRight w:val="0"/>
      <w:marTop w:val="0"/>
      <w:marBottom w:val="0"/>
      <w:divBdr>
        <w:top w:val="none" w:sz="0" w:space="0" w:color="auto"/>
        <w:left w:val="none" w:sz="0" w:space="0" w:color="auto"/>
        <w:bottom w:val="none" w:sz="0" w:space="0" w:color="auto"/>
        <w:right w:val="none" w:sz="0" w:space="0" w:color="auto"/>
      </w:divBdr>
      <w:divsChild>
        <w:div w:id="416562698">
          <w:marLeft w:val="1800"/>
          <w:marRight w:val="0"/>
          <w:marTop w:val="0"/>
          <w:marBottom w:val="0"/>
          <w:divBdr>
            <w:top w:val="none" w:sz="0" w:space="0" w:color="auto"/>
            <w:left w:val="none" w:sz="0" w:space="0" w:color="auto"/>
            <w:bottom w:val="none" w:sz="0" w:space="0" w:color="auto"/>
            <w:right w:val="none" w:sz="0" w:space="0" w:color="auto"/>
          </w:divBdr>
        </w:div>
        <w:div w:id="553007269">
          <w:marLeft w:val="1800"/>
          <w:marRight w:val="0"/>
          <w:marTop w:val="0"/>
          <w:marBottom w:val="0"/>
          <w:divBdr>
            <w:top w:val="none" w:sz="0" w:space="0" w:color="auto"/>
            <w:left w:val="none" w:sz="0" w:space="0" w:color="auto"/>
            <w:bottom w:val="none" w:sz="0" w:space="0" w:color="auto"/>
            <w:right w:val="none" w:sz="0" w:space="0" w:color="auto"/>
          </w:divBdr>
        </w:div>
        <w:div w:id="1760712678">
          <w:marLeft w:val="1800"/>
          <w:marRight w:val="0"/>
          <w:marTop w:val="0"/>
          <w:marBottom w:val="0"/>
          <w:divBdr>
            <w:top w:val="none" w:sz="0" w:space="0" w:color="auto"/>
            <w:left w:val="none" w:sz="0" w:space="0" w:color="auto"/>
            <w:bottom w:val="none" w:sz="0" w:space="0" w:color="auto"/>
            <w:right w:val="none" w:sz="0" w:space="0" w:color="auto"/>
          </w:divBdr>
        </w:div>
      </w:divsChild>
    </w:div>
    <w:div w:id="1169713651">
      <w:bodyDiv w:val="1"/>
      <w:marLeft w:val="0"/>
      <w:marRight w:val="0"/>
      <w:marTop w:val="0"/>
      <w:marBottom w:val="0"/>
      <w:divBdr>
        <w:top w:val="none" w:sz="0" w:space="0" w:color="auto"/>
        <w:left w:val="none" w:sz="0" w:space="0" w:color="auto"/>
        <w:bottom w:val="none" w:sz="0" w:space="0" w:color="auto"/>
        <w:right w:val="none" w:sz="0" w:space="0" w:color="auto"/>
      </w:divBdr>
    </w:div>
    <w:div w:id="1176074658">
      <w:bodyDiv w:val="1"/>
      <w:marLeft w:val="0"/>
      <w:marRight w:val="0"/>
      <w:marTop w:val="0"/>
      <w:marBottom w:val="0"/>
      <w:divBdr>
        <w:top w:val="none" w:sz="0" w:space="0" w:color="auto"/>
        <w:left w:val="none" w:sz="0" w:space="0" w:color="auto"/>
        <w:bottom w:val="none" w:sz="0" w:space="0" w:color="auto"/>
        <w:right w:val="none" w:sz="0" w:space="0" w:color="auto"/>
      </w:divBdr>
    </w:div>
    <w:div w:id="1184199319">
      <w:bodyDiv w:val="1"/>
      <w:marLeft w:val="0"/>
      <w:marRight w:val="0"/>
      <w:marTop w:val="0"/>
      <w:marBottom w:val="0"/>
      <w:divBdr>
        <w:top w:val="none" w:sz="0" w:space="0" w:color="auto"/>
        <w:left w:val="none" w:sz="0" w:space="0" w:color="auto"/>
        <w:bottom w:val="none" w:sz="0" w:space="0" w:color="auto"/>
        <w:right w:val="none" w:sz="0" w:space="0" w:color="auto"/>
      </w:divBdr>
      <w:divsChild>
        <w:div w:id="547109884">
          <w:marLeft w:val="0"/>
          <w:marRight w:val="0"/>
          <w:marTop w:val="0"/>
          <w:marBottom w:val="0"/>
          <w:divBdr>
            <w:top w:val="none" w:sz="0" w:space="0" w:color="auto"/>
            <w:left w:val="none" w:sz="0" w:space="0" w:color="auto"/>
            <w:bottom w:val="none" w:sz="0" w:space="0" w:color="auto"/>
            <w:right w:val="none" w:sz="0" w:space="0" w:color="auto"/>
          </w:divBdr>
        </w:div>
      </w:divsChild>
    </w:div>
    <w:div w:id="1188063354">
      <w:bodyDiv w:val="1"/>
      <w:marLeft w:val="0"/>
      <w:marRight w:val="0"/>
      <w:marTop w:val="0"/>
      <w:marBottom w:val="0"/>
      <w:divBdr>
        <w:top w:val="none" w:sz="0" w:space="0" w:color="auto"/>
        <w:left w:val="none" w:sz="0" w:space="0" w:color="auto"/>
        <w:bottom w:val="none" w:sz="0" w:space="0" w:color="auto"/>
        <w:right w:val="none" w:sz="0" w:space="0" w:color="auto"/>
      </w:divBdr>
    </w:div>
    <w:div w:id="1218010244">
      <w:bodyDiv w:val="1"/>
      <w:marLeft w:val="0"/>
      <w:marRight w:val="0"/>
      <w:marTop w:val="0"/>
      <w:marBottom w:val="0"/>
      <w:divBdr>
        <w:top w:val="none" w:sz="0" w:space="0" w:color="auto"/>
        <w:left w:val="none" w:sz="0" w:space="0" w:color="auto"/>
        <w:bottom w:val="none" w:sz="0" w:space="0" w:color="auto"/>
        <w:right w:val="none" w:sz="0" w:space="0" w:color="auto"/>
      </w:divBdr>
      <w:divsChild>
        <w:div w:id="348870400">
          <w:marLeft w:val="446"/>
          <w:marRight w:val="0"/>
          <w:marTop w:val="100"/>
          <w:marBottom w:val="0"/>
          <w:divBdr>
            <w:top w:val="none" w:sz="0" w:space="0" w:color="auto"/>
            <w:left w:val="none" w:sz="0" w:space="0" w:color="auto"/>
            <w:bottom w:val="none" w:sz="0" w:space="0" w:color="auto"/>
            <w:right w:val="none" w:sz="0" w:space="0" w:color="auto"/>
          </w:divBdr>
        </w:div>
      </w:divsChild>
    </w:div>
    <w:div w:id="1240795997">
      <w:bodyDiv w:val="1"/>
      <w:marLeft w:val="0"/>
      <w:marRight w:val="0"/>
      <w:marTop w:val="0"/>
      <w:marBottom w:val="0"/>
      <w:divBdr>
        <w:top w:val="none" w:sz="0" w:space="0" w:color="auto"/>
        <w:left w:val="none" w:sz="0" w:space="0" w:color="auto"/>
        <w:bottom w:val="none" w:sz="0" w:space="0" w:color="auto"/>
        <w:right w:val="none" w:sz="0" w:space="0" w:color="auto"/>
      </w:divBdr>
    </w:div>
    <w:div w:id="1276474668">
      <w:bodyDiv w:val="1"/>
      <w:marLeft w:val="0"/>
      <w:marRight w:val="0"/>
      <w:marTop w:val="0"/>
      <w:marBottom w:val="0"/>
      <w:divBdr>
        <w:top w:val="none" w:sz="0" w:space="0" w:color="auto"/>
        <w:left w:val="none" w:sz="0" w:space="0" w:color="auto"/>
        <w:bottom w:val="none" w:sz="0" w:space="0" w:color="auto"/>
        <w:right w:val="none" w:sz="0" w:space="0" w:color="auto"/>
      </w:divBdr>
      <w:divsChild>
        <w:div w:id="656809050">
          <w:marLeft w:val="547"/>
          <w:marRight w:val="0"/>
          <w:marTop w:val="134"/>
          <w:marBottom w:val="0"/>
          <w:divBdr>
            <w:top w:val="none" w:sz="0" w:space="0" w:color="auto"/>
            <w:left w:val="none" w:sz="0" w:space="0" w:color="auto"/>
            <w:bottom w:val="none" w:sz="0" w:space="0" w:color="auto"/>
            <w:right w:val="none" w:sz="0" w:space="0" w:color="auto"/>
          </w:divBdr>
        </w:div>
      </w:divsChild>
    </w:div>
    <w:div w:id="1284920950">
      <w:bodyDiv w:val="1"/>
      <w:marLeft w:val="0"/>
      <w:marRight w:val="0"/>
      <w:marTop w:val="0"/>
      <w:marBottom w:val="0"/>
      <w:divBdr>
        <w:top w:val="none" w:sz="0" w:space="0" w:color="auto"/>
        <w:left w:val="none" w:sz="0" w:space="0" w:color="auto"/>
        <w:bottom w:val="none" w:sz="0" w:space="0" w:color="auto"/>
        <w:right w:val="none" w:sz="0" w:space="0" w:color="auto"/>
      </w:divBdr>
    </w:div>
    <w:div w:id="1291280947">
      <w:bodyDiv w:val="1"/>
      <w:marLeft w:val="0"/>
      <w:marRight w:val="0"/>
      <w:marTop w:val="0"/>
      <w:marBottom w:val="0"/>
      <w:divBdr>
        <w:top w:val="none" w:sz="0" w:space="0" w:color="auto"/>
        <w:left w:val="none" w:sz="0" w:space="0" w:color="auto"/>
        <w:bottom w:val="none" w:sz="0" w:space="0" w:color="auto"/>
        <w:right w:val="none" w:sz="0" w:space="0" w:color="auto"/>
      </w:divBdr>
    </w:div>
    <w:div w:id="1310406706">
      <w:bodyDiv w:val="1"/>
      <w:marLeft w:val="0"/>
      <w:marRight w:val="0"/>
      <w:marTop w:val="0"/>
      <w:marBottom w:val="0"/>
      <w:divBdr>
        <w:top w:val="none" w:sz="0" w:space="0" w:color="auto"/>
        <w:left w:val="none" w:sz="0" w:space="0" w:color="auto"/>
        <w:bottom w:val="none" w:sz="0" w:space="0" w:color="auto"/>
        <w:right w:val="none" w:sz="0" w:space="0" w:color="auto"/>
      </w:divBdr>
      <w:divsChild>
        <w:div w:id="2001078721">
          <w:marLeft w:val="0"/>
          <w:marRight w:val="0"/>
          <w:marTop w:val="0"/>
          <w:marBottom w:val="0"/>
          <w:divBdr>
            <w:top w:val="none" w:sz="0" w:space="0" w:color="auto"/>
            <w:left w:val="none" w:sz="0" w:space="0" w:color="auto"/>
            <w:bottom w:val="none" w:sz="0" w:space="0" w:color="auto"/>
            <w:right w:val="none" w:sz="0" w:space="0" w:color="auto"/>
          </w:divBdr>
          <w:divsChild>
            <w:div w:id="877353161">
              <w:marLeft w:val="0"/>
              <w:marRight w:val="0"/>
              <w:marTop w:val="0"/>
              <w:marBottom w:val="0"/>
              <w:divBdr>
                <w:top w:val="none" w:sz="0" w:space="0" w:color="auto"/>
                <w:left w:val="none" w:sz="0" w:space="0" w:color="auto"/>
                <w:bottom w:val="none" w:sz="0" w:space="0" w:color="auto"/>
                <w:right w:val="none" w:sz="0" w:space="0" w:color="auto"/>
              </w:divBdr>
            </w:div>
            <w:div w:id="720634072">
              <w:marLeft w:val="0"/>
              <w:marRight w:val="0"/>
              <w:marTop w:val="0"/>
              <w:marBottom w:val="0"/>
              <w:divBdr>
                <w:top w:val="none" w:sz="0" w:space="0" w:color="auto"/>
                <w:left w:val="none" w:sz="0" w:space="0" w:color="auto"/>
                <w:bottom w:val="none" w:sz="0" w:space="0" w:color="auto"/>
                <w:right w:val="none" w:sz="0" w:space="0" w:color="auto"/>
              </w:divBdr>
            </w:div>
            <w:div w:id="1645964156">
              <w:marLeft w:val="0"/>
              <w:marRight w:val="0"/>
              <w:marTop w:val="0"/>
              <w:marBottom w:val="0"/>
              <w:divBdr>
                <w:top w:val="none" w:sz="0" w:space="0" w:color="auto"/>
                <w:left w:val="none" w:sz="0" w:space="0" w:color="auto"/>
                <w:bottom w:val="none" w:sz="0" w:space="0" w:color="auto"/>
                <w:right w:val="none" w:sz="0" w:space="0" w:color="auto"/>
              </w:divBdr>
            </w:div>
            <w:div w:id="212157063">
              <w:marLeft w:val="0"/>
              <w:marRight w:val="0"/>
              <w:marTop w:val="0"/>
              <w:marBottom w:val="0"/>
              <w:divBdr>
                <w:top w:val="none" w:sz="0" w:space="0" w:color="auto"/>
                <w:left w:val="none" w:sz="0" w:space="0" w:color="auto"/>
                <w:bottom w:val="none" w:sz="0" w:space="0" w:color="auto"/>
                <w:right w:val="none" w:sz="0" w:space="0" w:color="auto"/>
              </w:divBdr>
            </w:div>
            <w:div w:id="1343243638">
              <w:marLeft w:val="0"/>
              <w:marRight w:val="0"/>
              <w:marTop w:val="0"/>
              <w:marBottom w:val="0"/>
              <w:divBdr>
                <w:top w:val="none" w:sz="0" w:space="0" w:color="auto"/>
                <w:left w:val="none" w:sz="0" w:space="0" w:color="auto"/>
                <w:bottom w:val="none" w:sz="0" w:space="0" w:color="auto"/>
                <w:right w:val="none" w:sz="0" w:space="0" w:color="auto"/>
              </w:divBdr>
            </w:div>
            <w:div w:id="1801678957">
              <w:marLeft w:val="0"/>
              <w:marRight w:val="0"/>
              <w:marTop w:val="0"/>
              <w:marBottom w:val="0"/>
              <w:divBdr>
                <w:top w:val="none" w:sz="0" w:space="0" w:color="auto"/>
                <w:left w:val="none" w:sz="0" w:space="0" w:color="auto"/>
                <w:bottom w:val="none" w:sz="0" w:space="0" w:color="auto"/>
                <w:right w:val="none" w:sz="0" w:space="0" w:color="auto"/>
              </w:divBdr>
            </w:div>
            <w:div w:id="858852084">
              <w:marLeft w:val="0"/>
              <w:marRight w:val="0"/>
              <w:marTop w:val="0"/>
              <w:marBottom w:val="0"/>
              <w:divBdr>
                <w:top w:val="none" w:sz="0" w:space="0" w:color="auto"/>
                <w:left w:val="none" w:sz="0" w:space="0" w:color="auto"/>
                <w:bottom w:val="none" w:sz="0" w:space="0" w:color="auto"/>
                <w:right w:val="none" w:sz="0" w:space="0" w:color="auto"/>
              </w:divBdr>
            </w:div>
            <w:div w:id="849100690">
              <w:marLeft w:val="0"/>
              <w:marRight w:val="0"/>
              <w:marTop w:val="0"/>
              <w:marBottom w:val="0"/>
              <w:divBdr>
                <w:top w:val="none" w:sz="0" w:space="0" w:color="auto"/>
                <w:left w:val="none" w:sz="0" w:space="0" w:color="auto"/>
                <w:bottom w:val="none" w:sz="0" w:space="0" w:color="auto"/>
                <w:right w:val="none" w:sz="0" w:space="0" w:color="auto"/>
              </w:divBdr>
            </w:div>
            <w:div w:id="1370377555">
              <w:marLeft w:val="0"/>
              <w:marRight w:val="0"/>
              <w:marTop w:val="0"/>
              <w:marBottom w:val="0"/>
              <w:divBdr>
                <w:top w:val="none" w:sz="0" w:space="0" w:color="auto"/>
                <w:left w:val="none" w:sz="0" w:space="0" w:color="auto"/>
                <w:bottom w:val="none" w:sz="0" w:space="0" w:color="auto"/>
                <w:right w:val="none" w:sz="0" w:space="0" w:color="auto"/>
              </w:divBdr>
            </w:div>
            <w:div w:id="281228503">
              <w:marLeft w:val="0"/>
              <w:marRight w:val="0"/>
              <w:marTop w:val="0"/>
              <w:marBottom w:val="0"/>
              <w:divBdr>
                <w:top w:val="none" w:sz="0" w:space="0" w:color="auto"/>
                <w:left w:val="none" w:sz="0" w:space="0" w:color="auto"/>
                <w:bottom w:val="none" w:sz="0" w:space="0" w:color="auto"/>
                <w:right w:val="none" w:sz="0" w:space="0" w:color="auto"/>
              </w:divBdr>
            </w:div>
            <w:div w:id="1022124526">
              <w:marLeft w:val="0"/>
              <w:marRight w:val="0"/>
              <w:marTop w:val="0"/>
              <w:marBottom w:val="0"/>
              <w:divBdr>
                <w:top w:val="none" w:sz="0" w:space="0" w:color="auto"/>
                <w:left w:val="none" w:sz="0" w:space="0" w:color="auto"/>
                <w:bottom w:val="none" w:sz="0" w:space="0" w:color="auto"/>
                <w:right w:val="none" w:sz="0" w:space="0" w:color="auto"/>
              </w:divBdr>
            </w:div>
            <w:div w:id="2097897975">
              <w:marLeft w:val="0"/>
              <w:marRight w:val="0"/>
              <w:marTop w:val="0"/>
              <w:marBottom w:val="0"/>
              <w:divBdr>
                <w:top w:val="none" w:sz="0" w:space="0" w:color="auto"/>
                <w:left w:val="none" w:sz="0" w:space="0" w:color="auto"/>
                <w:bottom w:val="none" w:sz="0" w:space="0" w:color="auto"/>
                <w:right w:val="none" w:sz="0" w:space="0" w:color="auto"/>
              </w:divBdr>
            </w:div>
            <w:div w:id="1774978640">
              <w:marLeft w:val="0"/>
              <w:marRight w:val="0"/>
              <w:marTop w:val="0"/>
              <w:marBottom w:val="0"/>
              <w:divBdr>
                <w:top w:val="none" w:sz="0" w:space="0" w:color="auto"/>
                <w:left w:val="none" w:sz="0" w:space="0" w:color="auto"/>
                <w:bottom w:val="none" w:sz="0" w:space="0" w:color="auto"/>
                <w:right w:val="none" w:sz="0" w:space="0" w:color="auto"/>
              </w:divBdr>
            </w:div>
            <w:div w:id="1108892181">
              <w:marLeft w:val="0"/>
              <w:marRight w:val="0"/>
              <w:marTop w:val="0"/>
              <w:marBottom w:val="0"/>
              <w:divBdr>
                <w:top w:val="none" w:sz="0" w:space="0" w:color="auto"/>
                <w:left w:val="none" w:sz="0" w:space="0" w:color="auto"/>
                <w:bottom w:val="none" w:sz="0" w:space="0" w:color="auto"/>
                <w:right w:val="none" w:sz="0" w:space="0" w:color="auto"/>
              </w:divBdr>
            </w:div>
            <w:div w:id="1871449316">
              <w:marLeft w:val="0"/>
              <w:marRight w:val="0"/>
              <w:marTop w:val="0"/>
              <w:marBottom w:val="0"/>
              <w:divBdr>
                <w:top w:val="none" w:sz="0" w:space="0" w:color="auto"/>
                <w:left w:val="none" w:sz="0" w:space="0" w:color="auto"/>
                <w:bottom w:val="none" w:sz="0" w:space="0" w:color="auto"/>
                <w:right w:val="none" w:sz="0" w:space="0" w:color="auto"/>
              </w:divBdr>
            </w:div>
            <w:div w:id="80834672">
              <w:marLeft w:val="0"/>
              <w:marRight w:val="0"/>
              <w:marTop w:val="0"/>
              <w:marBottom w:val="0"/>
              <w:divBdr>
                <w:top w:val="none" w:sz="0" w:space="0" w:color="auto"/>
                <w:left w:val="none" w:sz="0" w:space="0" w:color="auto"/>
                <w:bottom w:val="none" w:sz="0" w:space="0" w:color="auto"/>
                <w:right w:val="none" w:sz="0" w:space="0" w:color="auto"/>
              </w:divBdr>
            </w:div>
            <w:div w:id="860359684">
              <w:marLeft w:val="0"/>
              <w:marRight w:val="0"/>
              <w:marTop w:val="0"/>
              <w:marBottom w:val="0"/>
              <w:divBdr>
                <w:top w:val="none" w:sz="0" w:space="0" w:color="auto"/>
                <w:left w:val="none" w:sz="0" w:space="0" w:color="auto"/>
                <w:bottom w:val="none" w:sz="0" w:space="0" w:color="auto"/>
                <w:right w:val="none" w:sz="0" w:space="0" w:color="auto"/>
              </w:divBdr>
            </w:div>
            <w:div w:id="289672654">
              <w:marLeft w:val="0"/>
              <w:marRight w:val="0"/>
              <w:marTop w:val="0"/>
              <w:marBottom w:val="0"/>
              <w:divBdr>
                <w:top w:val="none" w:sz="0" w:space="0" w:color="auto"/>
                <w:left w:val="none" w:sz="0" w:space="0" w:color="auto"/>
                <w:bottom w:val="none" w:sz="0" w:space="0" w:color="auto"/>
                <w:right w:val="none" w:sz="0" w:space="0" w:color="auto"/>
              </w:divBdr>
            </w:div>
            <w:div w:id="513764660">
              <w:marLeft w:val="0"/>
              <w:marRight w:val="0"/>
              <w:marTop w:val="0"/>
              <w:marBottom w:val="0"/>
              <w:divBdr>
                <w:top w:val="none" w:sz="0" w:space="0" w:color="auto"/>
                <w:left w:val="none" w:sz="0" w:space="0" w:color="auto"/>
                <w:bottom w:val="none" w:sz="0" w:space="0" w:color="auto"/>
                <w:right w:val="none" w:sz="0" w:space="0" w:color="auto"/>
              </w:divBdr>
            </w:div>
            <w:div w:id="49308170">
              <w:marLeft w:val="0"/>
              <w:marRight w:val="0"/>
              <w:marTop w:val="0"/>
              <w:marBottom w:val="0"/>
              <w:divBdr>
                <w:top w:val="none" w:sz="0" w:space="0" w:color="auto"/>
                <w:left w:val="none" w:sz="0" w:space="0" w:color="auto"/>
                <w:bottom w:val="none" w:sz="0" w:space="0" w:color="auto"/>
                <w:right w:val="none" w:sz="0" w:space="0" w:color="auto"/>
              </w:divBdr>
            </w:div>
            <w:div w:id="764038775">
              <w:marLeft w:val="0"/>
              <w:marRight w:val="0"/>
              <w:marTop w:val="0"/>
              <w:marBottom w:val="0"/>
              <w:divBdr>
                <w:top w:val="none" w:sz="0" w:space="0" w:color="auto"/>
                <w:left w:val="none" w:sz="0" w:space="0" w:color="auto"/>
                <w:bottom w:val="none" w:sz="0" w:space="0" w:color="auto"/>
                <w:right w:val="none" w:sz="0" w:space="0" w:color="auto"/>
              </w:divBdr>
            </w:div>
            <w:div w:id="1295521487">
              <w:marLeft w:val="0"/>
              <w:marRight w:val="0"/>
              <w:marTop w:val="0"/>
              <w:marBottom w:val="0"/>
              <w:divBdr>
                <w:top w:val="none" w:sz="0" w:space="0" w:color="auto"/>
                <w:left w:val="none" w:sz="0" w:space="0" w:color="auto"/>
                <w:bottom w:val="none" w:sz="0" w:space="0" w:color="auto"/>
                <w:right w:val="none" w:sz="0" w:space="0" w:color="auto"/>
              </w:divBdr>
            </w:div>
            <w:div w:id="106506133">
              <w:marLeft w:val="0"/>
              <w:marRight w:val="0"/>
              <w:marTop w:val="0"/>
              <w:marBottom w:val="0"/>
              <w:divBdr>
                <w:top w:val="none" w:sz="0" w:space="0" w:color="auto"/>
                <w:left w:val="none" w:sz="0" w:space="0" w:color="auto"/>
                <w:bottom w:val="none" w:sz="0" w:space="0" w:color="auto"/>
                <w:right w:val="none" w:sz="0" w:space="0" w:color="auto"/>
              </w:divBdr>
            </w:div>
            <w:div w:id="348682482">
              <w:marLeft w:val="0"/>
              <w:marRight w:val="0"/>
              <w:marTop w:val="0"/>
              <w:marBottom w:val="0"/>
              <w:divBdr>
                <w:top w:val="none" w:sz="0" w:space="0" w:color="auto"/>
                <w:left w:val="none" w:sz="0" w:space="0" w:color="auto"/>
                <w:bottom w:val="none" w:sz="0" w:space="0" w:color="auto"/>
                <w:right w:val="none" w:sz="0" w:space="0" w:color="auto"/>
              </w:divBdr>
            </w:div>
            <w:div w:id="1334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1017">
      <w:bodyDiv w:val="1"/>
      <w:marLeft w:val="0"/>
      <w:marRight w:val="0"/>
      <w:marTop w:val="0"/>
      <w:marBottom w:val="0"/>
      <w:divBdr>
        <w:top w:val="none" w:sz="0" w:space="0" w:color="auto"/>
        <w:left w:val="none" w:sz="0" w:space="0" w:color="auto"/>
        <w:bottom w:val="none" w:sz="0" w:space="0" w:color="auto"/>
        <w:right w:val="none" w:sz="0" w:space="0" w:color="auto"/>
      </w:divBdr>
    </w:div>
    <w:div w:id="1338191585">
      <w:bodyDiv w:val="1"/>
      <w:marLeft w:val="0"/>
      <w:marRight w:val="0"/>
      <w:marTop w:val="0"/>
      <w:marBottom w:val="0"/>
      <w:divBdr>
        <w:top w:val="none" w:sz="0" w:space="0" w:color="auto"/>
        <w:left w:val="none" w:sz="0" w:space="0" w:color="auto"/>
        <w:bottom w:val="none" w:sz="0" w:space="0" w:color="auto"/>
        <w:right w:val="none" w:sz="0" w:space="0" w:color="auto"/>
      </w:divBdr>
    </w:div>
    <w:div w:id="1338263463">
      <w:bodyDiv w:val="1"/>
      <w:marLeft w:val="0"/>
      <w:marRight w:val="0"/>
      <w:marTop w:val="0"/>
      <w:marBottom w:val="0"/>
      <w:divBdr>
        <w:top w:val="none" w:sz="0" w:space="0" w:color="auto"/>
        <w:left w:val="none" w:sz="0" w:space="0" w:color="auto"/>
        <w:bottom w:val="none" w:sz="0" w:space="0" w:color="auto"/>
        <w:right w:val="none" w:sz="0" w:space="0" w:color="auto"/>
      </w:divBdr>
      <w:divsChild>
        <w:div w:id="370082281">
          <w:marLeft w:val="576"/>
          <w:marRight w:val="0"/>
          <w:marTop w:val="96"/>
          <w:marBottom w:val="0"/>
          <w:divBdr>
            <w:top w:val="none" w:sz="0" w:space="0" w:color="auto"/>
            <w:left w:val="none" w:sz="0" w:space="0" w:color="auto"/>
            <w:bottom w:val="none" w:sz="0" w:space="0" w:color="auto"/>
            <w:right w:val="none" w:sz="0" w:space="0" w:color="auto"/>
          </w:divBdr>
        </w:div>
      </w:divsChild>
    </w:div>
    <w:div w:id="1342470677">
      <w:bodyDiv w:val="1"/>
      <w:marLeft w:val="0"/>
      <w:marRight w:val="0"/>
      <w:marTop w:val="0"/>
      <w:marBottom w:val="0"/>
      <w:divBdr>
        <w:top w:val="none" w:sz="0" w:space="0" w:color="auto"/>
        <w:left w:val="none" w:sz="0" w:space="0" w:color="auto"/>
        <w:bottom w:val="none" w:sz="0" w:space="0" w:color="auto"/>
        <w:right w:val="none" w:sz="0" w:space="0" w:color="auto"/>
      </w:divBdr>
      <w:divsChild>
        <w:div w:id="1425225646">
          <w:marLeft w:val="1800"/>
          <w:marRight w:val="0"/>
          <w:marTop w:val="0"/>
          <w:marBottom w:val="0"/>
          <w:divBdr>
            <w:top w:val="none" w:sz="0" w:space="0" w:color="auto"/>
            <w:left w:val="none" w:sz="0" w:space="0" w:color="auto"/>
            <w:bottom w:val="none" w:sz="0" w:space="0" w:color="auto"/>
            <w:right w:val="none" w:sz="0" w:space="0" w:color="auto"/>
          </w:divBdr>
        </w:div>
        <w:div w:id="925963811">
          <w:marLeft w:val="1800"/>
          <w:marRight w:val="0"/>
          <w:marTop w:val="0"/>
          <w:marBottom w:val="0"/>
          <w:divBdr>
            <w:top w:val="none" w:sz="0" w:space="0" w:color="auto"/>
            <w:left w:val="none" w:sz="0" w:space="0" w:color="auto"/>
            <w:bottom w:val="none" w:sz="0" w:space="0" w:color="auto"/>
            <w:right w:val="none" w:sz="0" w:space="0" w:color="auto"/>
          </w:divBdr>
        </w:div>
      </w:divsChild>
    </w:div>
    <w:div w:id="1349864452">
      <w:bodyDiv w:val="1"/>
      <w:marLeft w:val="0"/>
      <w:marRight w:val="0"/>
      <w:marTop w:val="0"/>
      <w:marBottom w:val="0"/>
      <w:divBdr>
        <w:top w:val="none" w:sz="0" w:space="0" w:color="auto"/>
        <w:left w:val="none" w:sz="0" w:space="0" w:color="auto"/>
        <w:bottom w:val="none" w:sz="0" w:space="0" w:color="auto"/>
        <w:right w:val="none" w:sz="0" w:space="0" w:color="auto"/>
      </w:divBdr>
      <w:divsChild>
        <w:div w:id="2140761988">
          <w:marLeft w:val="1166"/>
          <w:marRight w:val="0"/>
          <w:marTop w:val="80"/>
          <w:marBottom w:val="0"/>
          <w:divBdr>
            <w:top w:val="none" w:sz="0" w:space="0" w:color="auto"/>
            <w:left w:val="none" w:sz="0" w:space="0" w:color="auto"/>
            <w:bottom w:val="none" w:sz="0" w:space="0" w:color="auto"/>
            <w:right w:val="none" w:sz="0" w:space="0" w:color="auto"/>
          </w:divBdr>
        </w:div>
        <w:div w:id="1249464835">
          <w:marLeft w:val="1166"/>
          <w:marRight w:val="0"/>
          <w:marTop w:val="80"/>
          <w:marBottom w:val="0"/>
          <w:divBdr>
            <w:top w:val="none" w:sz="0" w:space="0" w:color="auto"/>
            <w:left w:val="none" w:sz="0" w:space="0" w:color="auto"/>
            <w:bottom w:val="none" w:sz="0" w:space="0" w:color="auto"/>
            <w:right w:val="none" w:sz="0" w:space="0" w:color="auto"/>
          </w:divBdr>
        </w:div>
      </w:divsChild>
    </w:div>
    <w:div w:id="1362320715">
      <w:bodyDiv w:val="1"/>
      <w:marLeft w:val="0"/>
      <w:marRight w:val="0"/>
      <w:marTop w:val="0"/>
      <w:marBottom w:val="0"/>
      <w:divBdr>
        <w:top w:val="none" w:sz="0" w:space="0" w:color="auto"/>
        <w:left w:val="none" w:sz="0" w:space="0" w:color="auto"/>
        <w:bottom w:val="none" w:sz="0" w:space="0" w:color="auto"/>
        <w:right w:val="none" w:sz="0" w:space="0" w:color="auto"/>
      </w:divBdr>
      <w:divsChild>
        <w:div w:id="1073744885">
          <w:marLeft w:val="0"/>
          <w:marRight w:val="0"/>
          <w:marTop w:val="0"/>
          <w:marBottom w:val="0"/>
          <w:divBdr>
            <w:top w:val="none" w:sz="0" w:space="0" w:color="auto"/>
            <w:left w:val="none" w:sz="0" w:space="0" w:color="auto"/>
            <w:bottom w:val="none" w:sz="0" w:space="0" w:color="auto"/>
            <w:right w:val="none" w:sz="0" w:space="0" w:color="auto"/>
          </w:divBdr>
          <w:divsChild>
            <w:div w:id="1247954513">
              <w:marLeft w:val="0"/>
              <w:marRight w:val="0"/>
              <w:marTop w:val="0"/>
              <w:marBottom w:val="0"/>
              <w:divBdr>
                <w:top w:val="none" w:sz="0" w:space="0" w:color="auto"/>
                <w:left w:val="none" w:sz="0" w:space="0" w:color="auto"/>
                <w:bottom w:val="none" w:sz="0" w:space="0" w:color="auto"/>
                <w:right w:val="none" w:sz="0" w:space="0" w:color="auto"/>
              </w:divBdr>
            </w:div>
            <w:div w:id="101692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3914">
      <w:bodyDiv w:val="1"/>
      <w:marLeft w:val="0"/>
      <w:marRight w:val="0"/>
      <w:marTop w:val="0"/>
      <w:marBottom w:val="0"/>
      <w:divBdr>
        <w:top w:val="none" w:sz="0" w:space="0" w:color="auto"/>
        <w:left w:val="none" w:sz="0" w:space="0" w:color="auto"/>
        <w:bottom w:val="none" w:sz="0" w:space="0" w:color="auto"/>
        <w:right w:val="none" w:sz="0" w:space="0" w:color="auto"/>
      </w:divBdr>
    </w:div>
    <w:div w:id="1376198091">
      <w:bodyDiv w:val="1"/>
      <w:marLeft w:val="0"/>
      <w:marRight w:val="0"/>
      <w:marTop w:val="0"/>
      <w:marBottom w:val="0"/>
      <w:divBdr>
        <w:top w:val="none" w:sz="0" w:space="0" w:color="auto"/>
        <w:left w:val="none" w:sz="0" w:space="0" w:color="auto"/>
        <w:bottom w:val="none" w:sz="0" w:space="0" w:color="auto"/>
        <w:right w:val="none" w:sz="0" w:space="0" w:color="auto"/>
      </w:divBdr>
    </w:div>
    <w:div w:id="1381514936">
      <w:bodyDiv w:val="1"/>
      <w:marLeft w:val="0"/>
      <w:marRight w:val="0"/>
      <w:marTop w:val="0"/>
      <w:marBottom w:val="0"/>
      <w:divBdr>
        <w:top w:val="none" w:sz="0" w:space="0" w:color="auto"/>
        <w:left w:val="none" w:sz="0" w:space="0" w:color="auto"/>
        <w:bottom w:val="none" w:sz="0" w:space="0" w:color="auto"/>
        <w:right w:val="none" w:sz="0" w:space="0" w:color="auto"/>
      </w:divBdr>
    </w:div>
    <w:div w:id="1391340213">
      <w:bodyDiv w:val="1"/>
      <w:marLeft w:val="0"/>
      <w:marRight w:val="0"/>
      <w:marTop w:val="0"/>
      <w:marBottom w:val="0"/>
      <w:divBdr>
        <w:top w:val="none" w:sz="0" w:space="0" w:color="auto"/>
        <w:left w:val="none" w:sz="0" w:space="0" w:color="auto"/>
        <w:bottom w:val="none" w:sz="0" w:space="0" w:color="auto"/>
        <w:right w:val="none" w:sz="0" w:space="0" w:color="auto"/>
      </w:divBdr>
      <w:divsChild>
        <w:div w:id="576938846">
          <w:marLeft w:val="547"/>
          <w:marRight w:val="0"/>
          <w:marTop w:val="134"/>
          <w:marBottom w:val="0"/>
          <w:divBdr>
            <w:top w:val="none" w:sz="0" w:space="0" w:color="auto"/>
            <w:left w:val="none" w:sz="0" w:space="0" w:color="auto"/>
            <w:bottom w:val="none" w:sz="0" w:space="0" w:color="auto"/>
            <w:right w:val="none" w:sz="0" w:space="0" w:color="auto"/>
          </w:divBdr>
        </w:div>
        <w:div w:id="2124837645">
          <w:marLeft w:val="547"/>
          <w:marRight w:val="0"/>
          <w:marTop w:val="134"/>
          <w:marBottom w:val="0"/>
          <w:divBdr>
            <w:top w:val="none" w:sz="0" w:space="0" w:color="auto"/>
            <w:left w:val="none" w:sz="0" w:space="0" w:color="auto"/>
            <w:bottom w:val="none" w:sz="0" w:space="0" w:color="auto"/>
            <w:right w:val="none" w:sz="0" w:space="0" w:color="auto"/>
          </w:divBdr>
        </w:div>
      </w:divsChild>
    </w:div>
    <w:div w:id="1401901904">
      <w:bodyDiv w:val="1"/>
      <w:marLeft w:val="0"/>
      <w:marRight w:val="0"/>
      <w:marTop w:val="0"/>
      <w:marBottom w:val="0"/>
      <w:divBdr>
        <w:top w:val="none" w:sz="0" w:space="0" w:color="auto"/>
        <w:left w:val="none" w:sz="0" w:space="0" w:color="auto"/>
        <w:bottom w:val="none" w:sz="0" w:space="0" w:color="auto"/>
        <w:right w:val="none" w:sz="0" w:space="0" w:color="auto"/>
      </w:divBdr>
      <w:divsChild>
        <w:div w:id="901598107">
          <w:marLeft w:val="576"/>
          <w:marRight w:val="0"/>
          <w:marTop w:val="96"/>
          <w:marBottom w:val="0"/>
          <w:divBdr>
            <w:top w:val="none" w:sz="0" w:space="0" w:color="auto"/>
            <w:left w:val="none" w:sz="0" w:space="0" w:color="auto"/>
            <w:bottom w:val="none" w:sz="0" w:space="0" w:color="auto"/>
            <w:right w:val="none" w:sz="0" w:space="0" w:color="auto"/>
          </w:divBdr>
        </w:div>
        <w:div w:id="2097627256">
          <w:marLeft w:val="576"/>
          <w:marRight w:val="0"/>
          <w:marTop w:val="96"/>
          <w:marBottom w:val="0"/>
          <w:divBdr>
            <w:top w:val="none" w:sz="0" w:space="0" w:color="auto"/>
            <w:left w:val="none" w:sz="0" w:space="0" w:color="auto"/>
            <w:bottom w:val="none" w:sz="0" w:space="0" w:color="auto"/>
            <w:right w:val="none" w:sz="0" w:space="0" w:color="auto"/>
          </w:divBdr>
        </w:div>
        <w:div w:id="1484003714">
          <w:marLeft w:val="576"/>
          <w:marRight w:val="0"/>
          <w:marTop w:val="96"/>
          <w:marBottom w:val="0"/>
          <w:divBdr>
            <w:top w:val="none" w:sz="0" w:space="0" w:color="auto"/>
            <w:left w:val="none" w:sz="0" w:space="0" w:color="auto"/>
            <w:bottom w:val="none" w:sz="0" w:space="0" w:color="auto"/>
            <w:right w:val="none" w:sz="0" w:space="0" w:color="auto"/>
          </w:divBdr>
        </w:div>
        <w:div w:id="1556891522">
          <w:marLeft w:val="576"/>
          <w:marRight w:val="0"/>
          <w:marTop w:val="96"/>
          <w:marBottom w:val="0"/>
          <w:divBdr>
            <w:top w:val="none" w:sz="0" w:space="0" w:color="auto"/>
            <w:left w:val="none" w:sz="0" w:space="0" w:color="auto"/>
            <w:bottom w:val="none" w:sz="0" w:space="0" w:color="auto"/>
            <w:right w:val="none" w:sz="0" w:space="0" w:color="auto"/>
          </w:divBdr>
        </w:div>
      </w:divsChild>
    </w:div>
    <w:div w:id="1428191462">
      <w:bodyDiv w:val="1"/>
      <w:marLeft w:val="0"/>
      <w:marRight w:val="0"/>
      <w:marTop w:val="0"/>
      <w:marBottom w:val="0"/>
      <w:divBdr>
        <w:top w:val="none" w:sz="0" w:space="0" w:color="auto"/>
        <w:left w:val="none" w:sz="0" w:space="0" w:color="auto"/>
        <w:bottom w:val="none" w:sz="0" w:space="0" w:color="auto"/>
        <w:right w:val="none" w:sz="0" w:space="0" w:color="auto"/>
      </w:divBdr>
      <w:divsChild>
        <w:div w:id="1628319152">
          <w:marLeft w:val="0"/>
          <w:marRight w:val="0"/>
          <w:marTop w:val="0"/>
          <w:marBottom w:val="0"/>
          <w:divBdr>
            <w:top w:val="none" w:sz="0" w:space="0" w:color="auto"/>
            <w:left w:val="none" w:sz="0" w:space="0" w:color="auto"/>
            <w:bottom w:val="none" w:sz="0" w:space="0" w:color="auto"/>
            <w:right w:val="none" w:sz="0" w:space="0" w:color="auto"/>
          </w:divBdr>
        </w:div>
      </w:divsChild>
    </w:div>
    <w:div w:id="1439521738">
      <w:bodyDiv w:val="1"/>
      <w:marLeft w:val="0"/>
      <w:marRight w:val="0"/>
      <w:marTop w:val="0"/>
      <w:marBottom w:val="0"/>
      <w:divBdr>
        <w:top w:val="none" w:sz="0" w:space="0" w:color="auto"/>
        <w:left w:val="none" w:sz="0" w:space="0" w:color="auto"/>
        <w:bottom w:val="none" w:sz="0" w:space="0" w:color="auto"/>
        <w:right w:val="none" w:sz="0" w:space="0" w:color="auto"/>
      </w:divBdr>
    </w:div>
    <w:div w:id="1444693918">
      <w:bodyDiv w:val="1"/>
      <w:marLeft w:val="0"/>
      <w:marRight w:val="0"/>
      <w:marTop w:val="0"/>
      <w:marBottom w:val="0"/>
      <w:divBdr>
        <w:top w:val="none" w:sz="0" w:space="0" w:color="auto"/>
        <w:left w:val="none" w:sz="0" w:space="0" w:color="auto"/>
        <w:bottom w:val="none" w:sz="0" w:space="0" w:color="auto"/>
        <w:right w:val="none" w:sz="0" w:space="0" w:color="auto"/>
      </w:divBdr>
      <w:divsChild>
        <w:div w:id="1233001696">
          <w:marLeft w:val="0"/>
          <w:marRight w:val="0"/>
          <w:marTop w:val="0"/>
          <w:marBottom w:val="0"/>
          <w:divBdr>
            <w:top w:val="none" w:sz="0" w:space="0" w:color="auto"/>
            <w:left w:val="none" w:sz="0" w:space="0" w:color="auto"/>
            <w:bottom w:val="none" w:sz="0" w:space="0" w:color="auto"/>
            <w:right w:val="none" w:sz="0" w:space="0" w:color="auto"/>
          </w:divBdr>
          <w:divsChild>
            <w:div w:id="1044404528">
              <w:marLeft w:val="0"/>
              <w:marRight w:val="0"/>
              <w:marTop w:val="0"/>
              <w:marBottom w:val="0"/>
              <w:divBdr>
                <w:top w:val="none" w:sz="0" w:space="0" w:color="auto"/>
                <w:left w:val="none" w:sz="0" w:space="0" w:color="auto"/>
                <w:bottom w:val="none" w:sz="0" w:space="0" w:color="auto"/>
                <w:right w:val="none" w:sz="0" w:space="0" w:color="auto"/>
              </w:divBdr>
            </w:div>
            <w:div w:id="980843504">
              <w:marLeft w:val="0"/>
              <w:marRight w:val="0"/>
              <w:marTop w:val="0"/>
              <w:marBottom w:val="0"/>
              <w:divBdr>
                <w:top w:val="none" w:sz="0" w:space="0" w:color="auto"/>
                <w:left w:val="none" w:sz="0" w:space="0" w:color="auto"/>
                <w:bottom w:val="none" w:sz="0" w:space="0" w:color="auto"/>
                <w:right w:val="none" w:sz="0" w:space="0" w:color="auto"/>
              </w:divBdr>
            </w:div>
            <w:div w:id="1100446214">
              <w:marLeft w:val="0"/>
              <w:marRight w:val="0"/>
              <w:marTop w:val="0"/>
              <w:marBottom w:val="0"/>
              <w:divBdr>
                <w:top w:val="none" w:sz="0" w:space="0" w:color="auto"/>
                <w:left w:val="none" w:sz="0" w:space="0" w:color="auto"/>
                <w:bottom w:val="none" w:sz="0" w:space="0" w:color="auto"/>
                <w:right w:val="none" w:sz="0" w:space="0" w:color="auto"/>
              </w:divBdr>
            </w:div>
            <w:div w:id="1819957369">
              <w:marLeft w:val="0"/>
              <w:marRight w:val="0"/>
              <w:marTop w:val="0"/>
              <w:marBottom w:val="0"/>
              <w:divBdr>
                <w:top w:val="none" w:sz="0" w:space="0" w:color="auto"/>
                <w:left w:val="none" w:sz="0" w:space="0" w:color="auto"/>
                <w:bottom w:val="none" w:sz="0" w:space="0" w:color="auto"/>
                <w:right w:val="none" w:sz="0" w:space="0" w:color="auto"/>
              </w:divBdr>
            </w:div>
            <w:div w:id="1250702120">
              <w:marLeft w:val="0"/>
              <w:marRight w:val="0"/>
              <w:marTop w:val="0"/>
              <w:marBottom w:val="0"/>
              <w:divBdr>
                <w:top w:val="none" w:sz="0" w:space="0" w:color="auto"/>
                <w:left w:val="none" w:sz="0" w:space="0" w:color="auto"/>
                <w:bottom w:val="none" w:sz="0" w:space="0" w:color="auto"/>
                <w:right w:val="none" w:sz="0" w:space="0" w:color="auto"/>
              </w:divBdr>
            </w:div>
            <w:div w:id="423840151">
              <w:marLeft w:val="0"/>
              <w:marRight w:val="0"/>
              <w:marTop w:val="0"/>
              <w:marBottom w:val="0"/>
              <w:divBdr>
                <w:top w:val="none" w:sz="0" w:space="0" w:color="auto"/>
                <w:left w:val="none" w:sz="0" w:space="0" w:color="auto"/>
                <w:bottom w:val="none" w:sz="0" w:space="0" w:color="auto"/>
                <w:right w:val="none" w:sz="0" w:space="0" w:color="auto"/>
              </w:divBdr>
            </w:div>
            <w:div w:id="1213924605">
              <w:marLeft w:val="0"/>
              <w:marRight w:val="0"/>
              <w:marTop w:val="0"/>
              <w:marBottom w:val="0"/>
              <w:divBdr>
                <w:top w:val="none" w:sz="0" w:space="0" w:color="auto"/>
                <w:left w:val="none" w:sz="0" w:space="0" w:color="auto"/>
                <w:bottom w:val="none" w:sz="0" w:space="0" w:color="auto"/>
                <w:right w:val="none" w:sz="0" w:space="0" w:color="auto"/>
              </w:divBdr>
            </w:div>
            <w:div w:id="1547060863">
              <w:marLeft w:val="0"/>
              <w:marRight w:val="0"/>
              <w:marTop w:val="0"/>
              <w:marBottom w:val="0"/>
              <w:divBdr>
                <w:top w:val="none" w:sz="0" w:space="0" w:color="auto"/>
                <w:left w:val="none" w:sz="0" w:space="0" w:color="auto"/>
                <w:bottom w:val="none" w:sz="0" w:space="0" w:color="auto"/>
                <w:right w:val="none" w:sz="0" w:space="0" w:color="auto"/>
              </w:divBdr>
            </w:div>
            <w:div w:id="543519500">
              <w:marLeft w:val="0"/>
              <w:marRight w:val="0"/>
              <w:marTop w:val="0"/>
              <w:marBottom w:val="0"/>
              <w:divBdr>
                <w:top w:val="none" w:sz="0" w:space="0" w:color="auto"/>
                <w:left w:val="none" w:sz="0" w:space="0" w:color="auto"/>
                <w:bottom w:val="none" w:sz="0" w:space="0" w:color="auto"/>
                <w:right w:val="none" w:sz="0" w:space="0" w:color="auto"/>
              </w:divBdr>
            </w:div>
            <w:div w:id="1006787574">
              <w:marLeft w:val="0"/>
              <w:marRight w:val="0"/>
              <w:marTop w:val="0"/>
              <w:marBottom w:val="0"/>
              <w:divBdr>
                <w:top w:val="none" w:sz="0" w:space="0" w:color="auto"/>
                <w:left w:val="none" w:sz="0" w:space="0" w:color="auto"/>
                <w:bottom w:val="none" w:sz="0" w:space="0" w:color="auto"/>
                <w:right w:val="none" w:sz="0" w:space="0" w:color="auto"/>
              </w:divBdr>
            </w:div>
            <w:div w:id="359671798">
              <w:marLeft w:val="0"/>
              <w:marRight w:val="0"/>
              <w:marTop w:val="0"/>
              <w:marBottom w:val="0"/>
              <w:divBdr>
                <w:top w:val="none" w:sz="0" w:space="0" w:color="auto"/>
                <w:left w:val="none" w:sz="0" w:space="0" w:color="auto"/>
                <w:bottom w:val="none" w:sz="0" w:space="0" w:color="auto"/>
                <w:right w:val="none" w:sz="0" w:space="0" w:color="auto"/>
              </w:divBdr>
            </w:div>
            <w:div w:id="791094358">
              <w:marLeft w:val="0"/>
              <w:marRight w:val="0"/>
              <w:marTop w:val="0"/>
              <w:marBottom w:val="0"/>
              <w:divBdr>
                <w:top w:val="none" w:sz="0" w:space="0" w:color="auto"/>
                <w:left w:val="none" w:sz="0" w:space="0" w:color="auto"/>
                <w:bottom w:val="none" w:sz="0" w:space="0" w:color="auto"/>
                <w:right w:val="none" w:sz="0" w:space="0" w:color="auto"/>
              </w:divBdr>
            </w:div>
            <w:div w:id="302319964">
              <w:marLeft w:val="0"/>
              <w:marRight w:val="0"/>
              <w:marTop w:val="0"/>
              <w:marBottom w:val="0"/>
              <w:divBdr>
                <w:top w:val="none" w:sz="0" w:space="0" w:color="auto"/>
                <w:left w:val="none" w:sz="0" w:space="0" w:color="auto"/>
                <w:bottom w:val="none" w:sz="0" w:space="0" w:color="auto"/>
                <w:right w:val="none" w:sz="0" w:space="0" w:color="auto"/>
              </w:divBdr>
            </w:div>
            <w:div w:id="158928303">
              <w:marLeft w:val="0"/>
              <w:marRight w:val="0"/>
              <w:marTop w:val="0"/>
              <w:marBottom w:val="0"/>
              <w:divBdr>
                <w:top w:val="none" w:sz="0" w:space="0" w:color="auto"/>
                <w:left w:val="none" w:sz="0" w:space="0" w:color="auto"/>
                <w:bottom w:val="none" w:sz="0" w:space="0" w:color="auto"/>
                <w:right w:val="none" w:sz="0" w:space="0" w:color="auto"/>
              </w:divBdr>
            </w:div>
            <w:div w:id="2096824847">
              <w:marLeft w:val="0"/>
              <w:marRight w:val="0"/>
              <w:marTop w:val="0"/>
              <w:marBottom w:val="0"/>
              <w:divBdr>
                <w:top w:val="none" w:sz="0" w:space="0" w:color="auto"/>
                <w:left w:val="none" w:sz="0" w:space="0" w:color="auto"/>
                <w:bottom w:val="none" w:sz="0" w:space="0" w:color="auto"/>
                <w:right w:val="none" w:sz="0" w:space="0" w:color="auto"/>
              </w:divBdr>
            </w:div>
            <w:div w:id="1958758025">
              <w:marLeft w:val="0"/>
              <w:marRight w:val="0"/>
              <w:marTop w:val="0"/>
              <w:marBottom w:val="0"/>
              <w:divBdr>
                <w:top w:val="none" w:sz="0" w:space="0" w:color="auto"/>
                <w:left w:val="none" w:sz="0" w:space="0" w:color="auto"/>
                <w:bottom w:val="none" w:sz="0" w:space="0" w:color="auto"/>
                <w:right w:val="none" w:sz="0" w:space="0" w:color="auto"/>
              </w:divBdr>
            </w:div>
            <w:div w:id="311373280">
              <w:marLeft w:val="0"/>
              <w:marRight w:val="0"/>
              <w:marTop w:val="0"/>
              <w:marBottom w:val="0"/>
              <w:divBdr>
                <w:top w:val="none" w:sz="0" w:space="0" w:color="auto"/>
                <w:left w:val="none" w:sz="0" w:space="0" w:color="auto"/>
                <w:bottom w:val="none" w:sz="0" w:space="0" w:color="auto"/>
                <w:right w:val="none" w:sz="0" w:space="0" w:color="auto"/>
              </w:divBdr>
            </w:div>
            <w:div w:id="146216342">
              <w:marLeft w:val="0"/>
              <w:marRight w:val="0"/>
              <w:marTop w:val="0"/>
              <w:marBottom w:val="0"/>
              <w:divBdr>
                <w:top w:val="none" w:sz="0" w:space="0" w:color="auto"/>
                <w:left w:val="none" w:sz="0" w:space="0" w:color="auto"/>
                <w:bottom w:val="none" w:sz="0" w:space="0" w:color="auto"/>
                <w:right w:val="none" w:sz="0" w:space="0" w:color="auto"/>
              </w:divBdr>
            </w:div>
            <w:div w:id="987590079">
              <w:marLeft w:val="0"/>
              <w:marRight w:val="0"/>
              <w:marTop w:val="0"/>
              <w:marBottom w:val="0"/>
              <w:divBdr>
                <w:top w:val="none" w:sz="0" w:space="0" w:color="auto"/>
                <w:left w:val="none" w:sz="0" w:space="0" w:color="auto"/>
                <w:bottom w:val="none" w:sz="0" w:space="0" w:color="auto"/>
                <w:right w:val="none" w:sz="0" w:space="0" w:color="auto"/>
              </w:divBdr>
            </w:div>
            <w:div w:id="1633947776">
              <w:marLeft w:val="0"/>
              <w:marRight w:val="0"/>
              <w:marTop w:val="0"/>
              <w:marBottom w:val="0"/>
              <w:divBdr>
                <w:top w:val="none" w:sz="0" w:space="0" w:color="auto"/>
                <w:left w:val="none" w:sz="0" w:space="0" w:color="auto"/>
                <w:bottom w:val="none" w:sz="0" w:space="0" w:color="auto"/>
                <w:right w:val="none" w:sz="0" w:space="0" w:color="auto"/>
              </w:divBdr>
            </w:div>
            <w:div w:id="205340267">
              <w:marLeft w:val="0"/>
              <w:marRight w:val="0"/>
              <w:marTop w:val="0"/>
              <w:marBottom w:val="0"/>
              <w:divBdr>
                <w:top w:val="none" w:sz="0" w:space="0" w:color="auto"/>
                <w:left w:val="none" w:sz="0" w:space="0" w:color="auto"/>
                <w:bottom w:val="none" w:sz="0" w:space="0" w:color="auto"/>
                <w:right w:val="none" w:sz="0" w:space="0" w:color="auto"/>
              </w:divBdr>
            </w:div>
            <w:div w:id="925919454">
              <w:marLeft w:val="0"/>
              <w:marRight w:val="0"/>
              <w:marTop w:val="0"/>
              <w:marBottom w:val="0"/>
              <w:divBdr>
                <w:top w:val="none" w:sz="0" w:space="0" w:color="auto"/>
                <w:left w:val="none" w:sz="0" w:space="0" w:color="auto"/>
                <w:bottom w:val="none" w:sz="0" w:space="0" w:color="auto"/>
                <w:right w:val="none" w:sz="0" w:space="0" w:color="auto"/>
              </w:divBdr>
            </w:div>
            <w:div w:id="991641710">
              <w:marLeft w:val="0"/>
              <w:marRight w:val="0"/>
              <w:marTop w:val="0"/>
              <w:marBottom w:val="0"/>
              <w:divBdr>
                <w:top w:val="none" w:sz="0" w:space="0" w:color="auto"/>
                <w:left w:val="none" w:sz="0" w:space="0" w:color="auto"/>
                <w:bottom w:val="none" w:sz="0" w:space="0" w:color="auto"/>
                <w:right w:val="none" w:sz="0" w:space="0" w:color="auto"/>
              </w:divBdr>
            </w:div>
            <w:div w:id="1188104396">
              <w:marLeft w:val="0"/>
              <w:marRight w:val="0"/>
              <w:marTop w:val="0"/>
              <w:marBottom w:val="0"/>
              <w:divBdr>
                <w:top w:val="none" w:sz="0" w:space="0" w:color="auto"/>
                <w:left w:val="none" w:sz="0" w:space="0" w:color="auto"/>
                <w:bottom w:val="none" w:sz="0" w:space="0" w:color="auto"/>
                <w:right w:val="none" w:sz="0" w:space="0" w:color="auto"/>
              </w:divBdr>
            </w:div>
            <w:div w:id="292560478">
              <w:marLeft w:val="0"/>
              <w:marRight w:val="0"/>
              <w:marTop w:val="0"/>
              <w:marBottom w:val="0"/>
              <w:divBdr>
                <w:top w:val="none" w:sz="0" w:space="0" w:color="auto"/>
                <w:left w:val="none" w:sz="0" w:space="0" w:color="auto"/>
                <w:bottom w:val="none" w:sz="0" w:space="0" w:color="auto"/>
                <w:right w:val="none" w:sz="0" w:space="0" w:color="auto"/>
              </w:divBdr>
            </w:div>
            <w:div w:id="388041049">
              <w:marLeft w:val="0"/>
              <w:marRight w:val="0"/>
              <w:marTop w:val="0"/>
              <w:marBottom w:val="0"/>
              <w:divBdr>
                <w:top w:val="none" w:sz="0" w:space="0" w:color="auto"/>
                <w:left w:val="none" w:sz="0" w:space="0" w:color="auto"/>
                <w:bottom w:val="none" w:sz="0" w:space="0" w:color="auto"/>
                <w:right w:val="none" w:sz="0" w:space="0" w:color="auto"/>
              </w:divBdr>
            </w:div>
            <w:div w:id="949165819">
              <w:marLeft w:val="0"/>
              <w:marRight w:val="0"/>
              <w:marTop w:val="0"/>
              <w:marBottom w:val="0"/>
              <w:divBdr>
                <w:top w:val="none" w:sz="0" w:space="0" w:color="auto"/>
                <w:left w:val="none" w:sz="0" w:space="0" w:color="auto"/>
                <w:bottom w:val="none" w:sz="0" w:space="0" w:color="auto"/>
                <w:right w:val="none" w:sz="0" w:space="0" w:color="auto"/>
              </w:divBdr>
            </w:div>
            <w:div w:id="63919301">
              <w:marLeft w:val="0"/>
              <w:marRight w:val="0"/>
              <w:marTop w:val="0"/>
              <w:marBottom w:val="0"/>
              <w:divBdr>
                <w:top w:val="none" w:sz="0" w:space="0" w:color="auto"/>
                <w:left w:val="none" w:sz="0" w:space="0" w:color="auto"/>
                <w:bottom w:val="none" w:sz="0" w:space="0" w:color="auto"/>
                <w:right w:val="none" w:sz="0" w:space="0" w:color="auto"/>
              </w:divBdr>
            </w:div>
            <w:div w:id="625966834">
              <w:marLeft w:val="0"/>
              <w:marRight w:val="0"/>
              <w:marTop w:val="0"/>
              <w:marBottom w:val="0"/>
              <w:divBdr>
                <w:top w:val="none" w:sz="0" w:space="0" w:color="auto"/>
                <w:left w:val="none" w:sz="0" w:space="0" w:color="auto"/>
                <w:bottom w:val="none" w:sz="0" w:space="0" w:color="auto"/>
                <w:right w:val="none" w:sz="0" w:space="0" w:color="auto"/>
              </w:divBdr>
            </w:div>
            <w:div w:id="1243177185">
              <w:marLeft w:val="0"/>
              <w:marRight w:val="0"/>
              <w:marTop w:val="0"/>
              <w:marBottom w:val="0"/>
              <w:divBdr>
                <w:top w:val="none" w:sz="0" w:space="0" w:color="auto"/>
                <w:left w:val="none" w:sz="0" w:space="0" w:color="auto"/>
                <w:bottom w:val="none" w:sz="0" w:space="0" w:color="auto"/>
                <w:right w:val="none" w:sz="0" w:space="0" w:color="auto"/>
              </w:divBdr>
            </w:div>
            <w:div w:id="1188717836">
              <w:marLeft w:val="0"/>
              <w:marRight w:val="0"/>
              <w:marTop w:val="0"/>
              <w:marBottom w:val="0"/>
              <w:divBdr>
                <w:top w:val="none" w:sz="0" w:space="0" w:color="auto"/>
                <w:left w:val="none" w:sz="0" w:space="0" w:color="auto"/>
                <w:bottom w:val="none" w:sz="0" w:space="0" w:color="auto"/>
                <w:right w:val="none" w:sz="0" w:space="0" w:color="auto"/>
              </w:divBdr>
            </w:div>
            <w:div w:id="622079775">
              <w:marLeft w:val="0"/>
              <w:marRight w:val="0"/>
              <w:marTop w:val="0"/>
              <w:marBottom w:val="0"/>
              <w:divBdr>
                <w:top w:val="none" w:sz="0" w:space="0" w:color="auto"/>
                <w:left w:val="none" w:sz="0" w:space="0" w:color="auto"/>
                <w:bottom w:val="none" w:sz="0" w:space="0" w:color="auto"/>
                <w:right w:val="none" w:sz="0" w:space="0" w:color="auto"/>
              </w:divBdr>
            </w:div>
            <w:div w:id="1381124376">
              <w:marLeft w:val="0"/>
              <w:marRight w:val="0"/>
              <w:marTop w:val="0"/>
              <w:marBottom w:val="0"/>
              <w:divBdr>
                <w:top w:val="none" w:sz="0" w:space="0" w:color="auto"/>
                <w:left w:val="none" w:sz="0" w:space="0" w:color="auto"/>
                <w:bottom w:val="none" w:sz="0" w:space="0" w:color="auto"/>
                <w:right w:val="none" w:sz="0" w:space="0" w:color="auto"/>
              </w:divBdr>
            </w:div>
            <w:div w:id="926377961">
              <w:marLeft w:val="0"/>
              <w:marRight w:val="0"/>
              <w:marTop w:val="0"/>
              <w:marBottom w:val="0"/>
              <w:divBdr>
                <w:top w:val="none" w:sz="0" w:space="0" w:color="auto"/>
                <w:left w:val="none" w:sz="0" w:space="0" w:color="auto"/>
                <w:bottom w:val="none" w:sz="0" w:space="0" w:color="auto"/>
                <w:right w:val="none" w:sz="0" w:space="0" w:color="auto"/>
              </w:divBdr>
            </w:div>
            <w:div w:id="90509888">
              <w:marLeft w:val="0"/>
              <w:marRight w:val="0"/>
              <w:marTop w:val="0"/>
              <w:marBottom w:val="0"/>
              <w:divBdr>
                <w:top w:val="none" w:sz="0" w:space="0" w:color="auto"/>
                <w:left w:val="none" w:sz="0" w:space="0" w:color="auto"/>
                <w:bottom w:val="none" w:sz="0" w:space="0" w:color="auto"/>
                <w:right w:val="none" w:sz="0" w:space="0" w:color="auto"/>
              </w:divBdr>
            </w:div>
            <w:div w:id="1031497505">
              <w:marLeft w:val="0"/>
              <w:marRight w:val="0"/>
              <w:marTop w:val="0"/>
              <w:marBottom w:val="0"/>
              <w:divBdr>
                <w:top w:val="none" w:sz="0" w:space="0" w:color="auto"/>
                <w:left w:val="none" w:sz="0" w:space="0" w:color="auto"/>
                <w:bottom w:val="none" w:sz="0" w:space="0" w:color="auto"/>
                <w:right w:val="none" w:sz="0" w:space="0" w:color="auto"/>
              </w:divBdr>
            </w:div>
            <w:div w:id="110979647">
              <w:marLeft w:val="0"/>
              <w:marRight w:val="0"/>
              <w:marTop w:val="0"/>
              <w:marBottom w:val="0"/>
              <w:divBdr>
                <w:top w:val="none" w:sz="0" w:space="0" w:color="auto"/>
                <w:left w:val="none" w:sz="0" w:space="0" w:color="auto"/>
                <w:bottom w:val="none" w:sz="0" w:space="0" w:color="auto"/>
                <w:right w:val="none" w:sz="0" w:space="0" w:color="auto"/>
              </w:divBdr>
            </w:div>
            <w:div w:id="151718296">
              <w:marLeft w:val="0"/>
              <w:marRight w:val="0"/>
              <w:marTop w:val="0"/>
              <w:marBottom w:val="0"/>
              <w:divBdr>
                <w:top w:val="none" w:sz="0" w:space="0" w:color="auto"/>
                <w:left w:val="none" w:sz="0" w:space="0" w:color="auto"/>
                <w:bottom w:val="none" w:sz="0" w:space="0" w:color="auto"/>
                <w:right w:val="none" w:sz="0" w:space="0" w:color="auto"/>
              </w:divBdr>
            </w:div>
            <w:div w:id="659113533">
              <w:marLeft w:val="0"/>
              <w:marRight w:val="0"/>
              <w:marTop w:val="0"/>
              <w:marBottom w:val="0"/>
              <w:divBdr>
                <w:top w:val="none" w:sz="0" w:space="0" w:color="auto"/>
                <w:left w:val="none" w:sz="0" w:space="0" w:color="auto"/>
                <w:bottom w:val="none" w:sz="0" w:space="0" w:color="auto"/>
                <w:right w:val="none" w:sz="0" w:space="0" w:color="auto"/>
              </w:divBdr>
            </w:div>
            <w:div w:id="519708573">
              <w:marLeft w:val="0"/>
              <w:marRight w:val="0"/>
              <w:marTop w:val="0"/>
              <w:marBottom w:val="0"/>
              <w:divBdr>
                <w:top w:val="none" w:sz="0" w:space="0" w:color="auto"/>
                <w:left w:val="none" w:sz="0" w:space="0" w:color="auto"/>
                <w:bottom w:val="none" w:sz="0" w:space="0" w:color="auto"/>
                <w:right w:val="none" w:sz="0" w:space="0" w:color="auto"/>
              </w:divBdr>
            </w:div>
            <w:div w:id="1520046893">
              <w:marLeft w:val="0"/>
              <w:marRight w:val="0"/>
              <w:marTop w:val="0"/>
              <w:marBottom w:val="0"/>
              <w:divBdr>
                <w:top w:val="none" w:sz="0" w:space="0" w:color="auto"/>
                <w:left w:val="none" w:sz="0" w:space="0" w:color="auto"/>
                <w:bottom w:val="none" w:sz="0" w:space="0" w:color="auto"/>
                <w:right w:val="none" w:sz="0" w:space="0" w:color="auto"/>
              </w:divBdr>
            </w:div>
            <w:div w:id="1113667266">
              <w:marLeft w:val="0"/>
              <w:marRight w:val="0"/>
              <w:marTop w:val="0"/>
              <w:marBottom w:val="0"/>
              <w:divBdr>
                <w:top w:val="none" w:sz="0" w:space="0" w:color="auto"/>
                <w:left w:val="none" w:sz="0" w:space="0" w:color="auto"/>
                <w:bottom w:val="none" w:sz="0" w:space="0" w:color="auto"/>
                <w:right w:val="none" w:sz="0" w:space="0" w:color="auto"/>
              </w:divBdr>
            </w:div>
            <w:div w:id="1464887975">
              <w:marLeft w:val="0"/>
              <w:marRight w:val="0"/>
              <w:marTop w:val="0"/>
              <w:marBottom w:val="0"/>
              <w:divBdr>
                <w:top w:val="none" w:sz="0" w:space="0" w:color="auto"/>
                <w:left w:val="none" w:sz="0" w:space="0" w:color="auto"/>
                <w:bottom w:val="none" w:sz="0" w:space="0" w:color="auto"/>
                <w:right w:val="none" w:sz="0" w:space="0" w:color="auto"/>
              </w:divBdr>
            </w:div>
            <w:div w:id="863900968">
              <w:marLeft w:val="0"/>
              <w:marRight w:val="0"/>
              <w:marTop w:val="0"/>
              <w:marBottom w:val="0"/>
              <w:divBdr>
                <w:top w:val="none" w:sz="0" w:space="0" w:color="auto"/>
                <w:left w:val="none" w:sz="0" w:space="0" w:color="auto"/>
                <w:bottom w:val="none" w:sz="0" w:space="0" w:color="auto"/>
                <w:right w:val="none" w:sz="0" w:space="0" w:color="auto"/>
              </w:divBdr>
            </w:div>
            <w:div w:id="750540370">
              <w:marLeft w:val="0"/>
              <w:marRight w:val="0"/>
              <w:marTop w:val="0"/>
              <w:marBottom w:val="0"/>
              <w:divBdr>
                <w:top w:val="none" w:sz="0" w:space="0" w:color="auto"/>
                <w:left w:val="none" w:sz="0" w:space="0" w:color="auto"/>
                <w:bottom w:val="none" w:sz="0" w:space="0" w:color="auto"/>
                <w:right w:val="none" w:sz="0" w:space="0" w:color="auto"/>
              </w:divBdr>
            </w:div>
            <w:div w:id="930505389">
              <w:marLeft w:val="0"/>
              <w:marRight w:val="0"/>
              <w:marTop w:val="0"/>
              <w:marBottom w:val="0"/>
              <w:divBdr>
                <w:top w:val="none" w:sz="0" w:space="0" w:color="auto"/>
                <w:left w:val="none" w:sz="0" w:space="0" w:color="auto"/>
                <w:bottom w:val="none" w:sz="0" w:space="0" w:color="auto"/>
                <w:right w:val="none" w:sz="0" w:space="0" w:color="auto"/>
              </w:divBdr>
            </w:div>
            <w:div w:id="967512863">
              <w:marLeft w:val="0"/>
              <w:marRight w:val="0"/>
              <w:marTop w:val="0"/>
              <w:marBottom w:val="0"/>
              <w:divBdr>
                <w:top w:val="none" w:sz="0" w:space="0" w:color="auto"/>
                <w:left w:val="none" w:sz="0" w:space="0" w:color="auto"/>
                <w:bottom w:val="none" w:sz="0" w:space="0" w:color="auto"/>
                <w:right w:val="none" w:sz="0" w:space="0" w:color="auto"/>
              </w:divBdr>
            </w:div>
            <w:div w:id="649214116">
              <w:marLeft w:val="0"/>
              <w:marRight w:val="0"/>
              <w:marTop w:val="0"/>
              <w:marBottom w:val="0"/>
              <w:divBdr>
                <w:top w:val="none" w:sz="0" w:space="0" w:color="auto"/>
                <w:left w:val="none" w:sz="0" w:space="0" w:color="auto"/>
                <w:bottom w:val="none" w:sz="0" w:space="0" w:color="auto"/>
                <w:right w:val="none" w:sz="0" w:space="0" w:color="auto"/>
              </w:divBdr>
            </w:div>
            <w:div w:id="190847658">
              <w:marLeft w:val="0"/>
              <w:marRight w:val="0"/>
              <w:marTop w:val="0"/>
              <w:marBottom w:val="0"/>
              <w:divBdr>
                <w:top w:val="none" w:sz="0" w:space="0" w:color="auto"/>
                <w:left w:val="none" w:sz="0" w:space="0" w:color="auto"/>
                <w:bottom w:val="none" w:sz="0" w:space="0" w:color="auto"/>
                <w:right w:val="none" w:sz="0" w:space="0" w:color="auto"/>
              </w:divBdr>
            </w:div>
            <w:div w:id="1821263512">
              <w:marLeft w:val="0"/>
              <w:marRight w:val="0"/>
              <w:marTop w:val="0"/>
              <w:marBottom w:val="0"/>
              <w:divBdr>
                <w:top w:val="none" w:sz="0" w:space="0" w:color="auto"/>
                <w:left w:val="none" w:sz="0" w:space="0" w:color="auto"/>
                <w:bottom w:val="none" w:sz="0" w:space="0" w:color="auto"/>
                <w:right w:val="none" w:sz="0" w:space="0" w:color="auto"/>
              </w:divBdr>
            </w:div>
            <w:div w:id="1414010946">
              <w:marLeft w:val="0"/>
              <w:marRight w:val="0"/>
              <w:marTop w:val="0"/>
              <w:marBottom w:val="0"/>
              <w:divBdr>
                <w:top w:val="none" w:sz="0" w:space="0" w:color="auto"/>
                <w:left w:val="none" w:sz="0" w:space="0" w:color="auto"/>
                <w:bottom w:val="none" w:sz="0" w:space="0" w:color="auto"/>
                <w:right w:val="none" w:sz="0" w:space="0" w:color="auto"/>
              </w:divBdr>
            </w:div>
            <w:div w:id="536284762">
              <w:marLeft w:val="0"/>
              <w:marRight w:val="0"/>
              <w:marTop w:val="0"/>
              <w:marBottom w:val="0"/>
              <w:divBdr>
                <w:top w:val="none" w:sz="0" w:space="0" w:color="auto"/>
                <w:left w:val="none" w:sz="0" w:space="0" w:color="auto"/>
                <w:bottom w:val="none" w:sz="0" w:space="0" w:color="auto"/>
                <w:right w:val="none" w:sz="0" w:space="0" w:color="auto"/>
              </w:divBdr>
            </w:div>
            <w:div w:id="210190467">
              <w:marLeft w:val="0"/>
              <w:marRight w:val="0"/>
              <w:marTop w:val="0"/>
              <w:marBottom w:val="0"/>
              <w:divBdr>
                <w:top w:val="none" w:sz="0" w:space="0" w:color="auto"/>
                <w:left w:val="none" w:sz="0" w:space="0" w:color="auto"/>
                <w:bottom w:val="none" w:sz="0" w:space="0" w:color="auto"/>
                <w:right w:val="none" w:sz="0" w:space="0" w:color="auto"/>
              </w:divBdr>
            </w:div>
            <w:div w:id="1980576794">
              <w:marLeft w:val="0"/>
              <w:marRight w:val="0"/>
              <w:marTop w:val="0"/>
              <w:marBottom w:val="0"/>
              <w:divBdr>
                <w:top w:val="none" w:sz="0" w:space="0" w:color="auto"/>
                <w:left w:val="none" w:sz="0" w:space="0" w:color="auto"/>
                <w:bottom w:val="none" w:sz="0" w:space="0" w:color="auto"/>
                <w:right w:val="none" w:sz="0" w:space="0" w:color="auto"/>
              </w:divBdr>
            </w:div>
            <w:div w:id="1597716101">
              <w:marLeft w:val="0"/>
              <w:marRight w:val="0"/>
              <w:marTop w:val="0"/>
              <w:marBottom w:val="0"/>
              <w:divBdr>
                <w:top w:val="none" w:sz="0" w:space="0" w:color="auto"/>
                <w:left w:val="none" w:sz="0" w:space="0" w:color="auto"/>
                <w:bottom w:val="none" w:sz="0" w:space="0" w:color="auto"/>
                <w:right w:val="none" w:sz="0" w:space="0" w:color="auto"/>
              </w:divBdr>
            </w:div>
            <w:div w:id="550118504">
              <w:marLeft w:val="0"/>
              <w:marRight w:val="0"/>
              <w:marTop w:val="0"/>
              <w:marBottom w:val="0"/>
              <w:divBdr>
                <w:top w:val="none" w:sz="0" w:space="0" w:color="auto"/>
                <w:left w:val="none" w:sz="0" w:space="0" w:color="auto"/>
                <w:bottom w:val="none" w:sz="0" w:space="0" w:color="auto"/>
                <w:right w:val="none" w:sz="0" w:space="0" w:color="auto"/>
              </w:divBdr>
            </w:div>
            <w:div w:id="1039282796">
              <w:marLeft w:val="0"/>
              <w:marRight w:val="0"/>
              <w:marTop w:val="0"/>
              <w:marBottom w:val="0"/>
              <w:divBdr>
                <w:top w:val="none" w:sz="0" w:space="0" w:color="auto"/>
                <w:left w:val="none" w:sz="0" w:space="0" w:color="auto"/>
                <w:bottom w:val="none" w:sz="0" w:space="0" w:color="auto"/>
                <w:right w:val="none" w:sz="0" w:space="0" w:color="auto"/>
              </w:divBdr>
            </w:div>
            <w:div w:id="1714379674">
              <w:marLeft w:val="0"/>
              <w:marRight w:val="0"/>
              <w:marTop w:val="0"/>
              <w:marBottom w:val="0"/>
              <w:divBdr>
                <w:top w:val="none" w:sz="0" w:space="0" w:color="auto"/>
                <w:left w:val="none" w:sz="0" w:space="0" w:color="auto"/>
                <w:bottom w:val="none" w:sz="0" w:space="0" w:color="auto"/>
                <w:right w:val="none" w:sz="0" w:space="0" w:color="auto"/>
              </w:divBdr>
            </w:div>
            <w:div w:id="1316688650">
              <w:marLeft w:val="0"/>
              <w:marRight w:val="0"/>
              <w:marTop w:val="0"/>
              <w:marBottom w:val="0"/>
              <w:divBdr>
                <w:top w:val="none" w:sz="0" w:space="0" w:color="auto"/>
                <w:left w:val="none" w:sz="0" w:space="0" w:color="auto"/>
                <w:bottom w:val="none" w:sz="0" w:space="0" w:color="auto"/>
                <w:right w:val="none" w:sz="0" w:space="0" w:color="auto"/>
              </w:divBdr>
            </w:div>
            <w:div w:id="95443161">
              <w:marLeft w:val="0"/>
              <w:marRight w:val="0"/>
              <w:marTop w:val="0"/>
              <w:marBottom w:val="0"/>
              <w:divBdr>
                <w:top w:val="none" w:sz="0" w:space="0" w:color="auto"/>
                <w:left w:val="none" w:sz="0" w:space="0" w:color="auto"/>
                <w:bottom w:val="none" w:sz="0" w:space="0" w:color="auto"/>
                <w:right w:val="none" w:sz="0" w:space="0" w:color="auto"/>
              </w:divBdr>
            </w:div>
            <w:div w:id="490214093">
              <w:marLeft w:val="0"/>
              <w:marRight w:val="0"/>
              <w:marTop w:val="0"/>
              <w:marBottom w:val="0"/>
              <w:divBdr>
                <w:top w:val="none" w:sz="0" w:space="0" w:color="auto"/>
                <w:left w:val="none" w:sz="0" w:space="0" w:color="auto"/>
                <w:bottom w:val="none" w:sz="0" w:space="0" w:color="auto"/>
                <w:right w:val="none" w:sz="0" w:space="0" w:color="auto"/>
              </w:divBdr>
            </w:div>
            <w:div w:id="1205485003">
              <w:marLeft w:val="0"/>
              <w:marRight w:val="0"/>
              <w:marTop w:val="0"/>
              <w:marBottom w:val="0"/>
              <w:divBdr>
                <w:top w:val="none" w:sz="0" w:space="0" w:color="auto"/>
                <w:left w:val="none" w:sz="0" w:space="0" w:color="auto"/>
                <w:bottom w:val="none" w:sz="0" w:space="0" w:color="auto"/>
                <w:right w:val="none" w:sz="0" w:space="0" w:color="auto"/>
              </w:divBdr>
            </w:div>
            <w:div w:id="918104306">
              <w:marLeft w:val="0"/>
              <w:marRight w:val="0"/>
              <w:marTop w:val="0"/>
              <w:marBottom w:val="0"/>
              <w:divBdr>
                <w:top w:val="none" w:sz="0" w:space="0" w:color="auto"/>
                <w:left w:val="none" w:sz="0" w:space="0" w:color="auto"/>
                <w:bottom w:val="none" w:sz="0" w:space="0" w:color="auto"/>
                <w:right w:val="none" w:sz="0" w:space="0" w:color="auto"/>
              </w:divBdr>
            </w:div>
            <w:div w:id="1381704739">
              <w:marLeft w:val="0"/>
              <w:marRight w:val="0"/>
              <w:marTop w:val="0"/>
              <w:marBottom w:val="0"/>
              <w:divBdr>
                <w:top w:val="none" w:sz="0" w:space="0" w:color="auto"/>
                <w:left w:val="none" w:sz="0" w:space="0" w:color="auto"/>
                <w:bottom w:val="none" w:sz="0" w:space="0" w:color="auto"/>
                <w:right w:val="none" w:sz="0" w:space="0" w:color="auto"/>
              </w:divBdr>
            </w:div>
            <w:div w:id="1811364181">
              <w:marLeft w:val="0"/>
              <w:marRight w:val="0"/>
              <w:marTop w:val="0"/>
              <w:marBottom w:val="0"/>
              <w:divBdr>
                <w:top w:val="none" w:sz="0" w:space="0" w:color="auto"/>
                <w:left w:val="none" w:sz="0" w:space="0" w:color="auto"/>
                <w:bottom w:val="none" w:sz="0" w:space="0" w:color="auto"/>
                <w:right w:val="none" w:sz="0" w:space="0" w:color="auto"/>
              </w:divBdr>
            </w:div>
            <w:div w:id="2118207709">
              <w:marLeft w:val="0"/>
              <w:marRight w:val="0"/>
              <w:marTop w:val="0"/>
              <w:marBottom w:val="0"/>
              <w:divBdr>
                <w:top w:val="none" w:sz="0" w:space="0" w:color="auto"/>
                <w:left w:val="none" w:sz="0" w:space="0" w:color="auto"/>
                <w:bottom w:val="none" w:sz="0" w:space="0" w:color="auto"/>
                <w:right w:val="none" w:sz="0" w:space="0" w:color="auto"/>
              </w:divBdr>
            </w:div>
            <w:div w:id="149055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61339">
      <w:bodyDiv w:val="1"/>
      <w:marLeft w:val="0"/>
      <w:marRight w:val="0"/>
      <w:marTop w:val="0"/>
      <w:marBottom w:val="0"/>
      <w:divBdr>
        <w:top w:val="none" w:sz="0" w:space="0" w:color="auto"/>
        <w:left w:val="none" w:sz="0" w:space="0" w:color="auto"/>
        <w:bottom w:val="none" w:sz="0" w:space="0" w:color="auto"/>
        <w:right w:val="none" w:sz="0" w:space="0" w:color="auto"/>
      </w:divBdr>
    </w:div>
    <w:div w:id="1460807110">
      <w:bodyDiv w:val="1"/>
      <w:marLeft w:val="0"/>
      <w:marRight w:val="0"/>
      <w:marTop w:val="0"/>
      <w:marBottom w:val="0"/>
      <w:divBdr>
        <w:top w:val="none" w:sz="0" w:space="0" w:color="auto"/>
        <w:left w:val="none" w:sz="0" w:space="0" w:color="auto"/>
        <w:bottom w:val="none" w:sz="0" w:space="0" w:color="auto"/>
        <w:right w:val="none" w:sz="0" w:space="0" w:color="auto"/>
      </w:divBdr>
      <w:divsChild>
        <w:div w:id="1165825025">
          <w:marLeft w:val="0"/>
          <w:marRight w:val="0"/>
          <w:marTop w:val="120"/>
          <w:marBottom w:val="0"/>
          <w:divBdr>
            <w:top w:val="none" w:sz="0" w:space="0" w:color="auto"/>
            <w:left w:val="none" w:sz="0" w:space="0" w:color="auto"/>
            <w:bottom w:val="none" w:sz="0" w:space="0" w:color="auto"/>
            <w:right w:val="none" w:sz="0" w:space="0" w:color="auto"/>
          </w:divBdr>
        </w:div>
        <w:div w:id="1515533330">
          <w:marLeft w:val="1166"/>
          <w:marRight w:val="0"/>
          <w:marTop w:val="80"/>
          <w:marBottom w:val="0"/>
          <w:divBdr>
            <w:top w:val="none" w:sz="0" w:space="0" w:color="auto"/>
            <w:left w:val="none" w:sz="0" w:space="0" w:color="auto"/>
            <w:bottom w:val="none" w:sz="0" w:space="0" w:color="auto"/>
            <w:right w:val="none" w:sz="0" w:space="0" w:color="auto"/>
          </w:divBdr>
        </w:div>
        <w:div w:id="545482939">
          <w:marLeft w:val="1800"/>
          <w:marRight w:val="0"/>
          <w:marTop w:val="80"/>
          <w:marBottom w:val="0"/>
          <w:divBdr>
            <w:top w:val="none" w:sz="0" w:space="0" w:color="auto"/>
            <w:left w:val="none" w:sz="0" w:space="0" w:color="auto"/>
            <w:bottom w:val="none" w:sz="0" w:space="0" w:color="auto"/>
            <w:right w:val="none" w:sz="0" w:space="0" w:color="auto"/>
          </w:divBdr>
        </w:div>
        <w:div w:id="1399791890">
          <w:marLeft w:val="1166"/>
          <w:marRight w:val="0"/>
          <w:marTop w:val="80"/>
          <w:marBottom w:val="0"/>
          <w:divBdr>
            <w:top w:val="none" w:sz="0" w:space="0" w:color="auto"/>
            <w:left w:val="none" w:sz="0" w:space="0" w:color="auto"/>
            <w:bottom w:val="none" w:sz="0" w:space="0" w:color="auto"/>
            <w:right w:val="none" w:sz="0" w:space="0" w:color="auto"/>
          </w:divBdr>
        </w:div>
        <w:div w:id="911617323">
          <w:marLeft w:val="1800"/>
          <w:marRight w:val="0"/>
          <w:marTop w:val="80"/>
          <w:marBottom w:val="0"/>
          <w:divBdr>
            <w:top w:val="none" w:sz="0" w:space="0" w:color="auto"/>
            <w:left w:val="none" w:sz="0" w:space="0" w:color="auto"/>
            <w:bottom w:val="none" w:sz="0" w:space="0" w:color="auto"/>
            <w:right w:val="none" w:sz="0" w:space="0" w:color="auto"/>
          </w:divBdr>
        </w:div>
      </w:divsChild>
    </w:div>
    <w:div w:id="1501964607">
      <w:bodyDiv w:val="1"/>
      <w:marLeft w:val="0"/>
      <w:marRight w:val="0"/>
      <w:marTop w:val="0"/>
      <w:marBottom w:val="0"/>
      <w:divBdr>
        <w:top w:val="none" w:sz="0" w:space="0" w:color="auto"/>
        <w:left w:val="none" w:sz="0" w:space="0" w:color="auto"/>
        <w:bottom w:val="none" w:sz="0" w:space="0" w:color="auto"/>
        <w:right w:val="none" w:sz="0" w:space="0" w:color="auto"/>
      </w:divBdr>
    </w:div>
    <w:div w:id="1508523901">
      <w:bodyDiv w:val="1"/>
      <w:marLeft w:val="0"/>
      <w:marRight w:val="0"/>
      <w:marTop w:val="0"/>
      <w:marBottom w:val="0"/>
      <w:divBdr>
        <w:top w:val="none" w:sz="0" w:space="0" w:color="auto"/>
        <w:left w:val="none" w:sz="0" w:space="0" w:color="auto"/>
        <w:bottom w:val="none" w:sz="0" w:space="0" w:color="auto"/>
        <w:right w:val="none" w:sz="0" w:space="0" w:color="auto"/>
      </w:divBdr>
      <w:divsChild>
        <w:div w:id="1502427693">
          <w:marLeft w:val="0"/>
          <w:marRight w:val="0"/>
          <w:marTop w:val="0"/>
          <w:marBottom w:val="0"/>
          <w:divBdr>
            <w:top w:val="none" w:sz="0" w:space="0" w:color="auto"/>
            <w:left w:val="none" w:sz="0" w:space="0" w:color="auto"/>
            <w:bottom w:val="none" w:sz="0" w:space="0" w:color="auto"/>
            <w:right w:val="none" w:sz="0" w:space="0" w:color="auto"/>
          </w:divBdr>
          <w:divsChild>
            <w:div w:id="704986052">
              <w:marLeft w:val="0"/>
              <w:marRight w:val="0"/>
              <w:marTop w:val="0"/>
              <w:marBottom w:val="0"/>
              <w:divBdr>
                <w:top w:val="none" w:sz="0" w:space="0" w:color="auto"/>
                <w:left w:val="none" w:sz="0" w:space="0" w:color="auto"/>
                <w:bottom w:val="none" w:sz="0" w:space="0" w:color="auto"/>
                <w:right w:val="none" w:sz="0" w:space="0" w:color="auto"/>
              </w:divBdr>
            </w:div>
            <w:div w:id="15760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70354">
      <w:bodyDiv w:val="1"/>
      <w:marLeft w:val="0"/>
      <w:marRight w:val="0"/>
      <w:marTop w:val="0"/>
      <w:marBottom w:val="0"/>
      <w:divBdr>
        <w:top w:val="none" w:sz="0" w:space="0" w:color="auto"/>
        <w:left w:val="none" w:sz="0" w:space="0" w:color="auto"/>
        <w:bottom w:val="none" w:sz="0" w:space="0" w:color="auto"/>
        <w:right w:val="none" w:sz="0" w:space="0" w:color="auto"/>
      </w:divBdr>
      <w:divsChild>
        <w:div w:id="2028673975">
          <w:marLeft w:val="0"/>
          <w:marRight w:val="0"/>
          <w:marTop w:val="0"/>
          <w:marBottom w:val="0"/>
          <w:divBdr>
            <w:top w:val="none" w:sz="0" w:space="0" w:color="auto"/>
            <w:left w:val="none" w:sz="0" w:space="0" w:color="auto"/>
            <w:bottom w:val="none" w:sz="0" w:space="0" w:color="auto"/>
            <w:right w:val="none" w:sz="0" w:space="0" w:color="auto"/>
          </w:divBdr>
          <w:divsChild>
            <w:div w:id="1262376075">
              <w:marLeft w:val="0"/>
              <w:marRight w:val="0"/>
              <w:marTop w:val="0"/>
              <w:marBottom w:val="0"/>
              <w:divBdr>
                <w:top w:val="none" w:sz="0" w:space="0" w:color="auto"/>
                <w:left w:val="none" w:sz="0" w:space="0" w:color="auto"/>
                <w:bottom w:val="none" w:sz="0" w:space="0" w:color="auto"/>
                <w:right w:val="none" w:sz="0" w:space="0" w:color="auto"/>
              </w:divBdr>
            </w:div>
            <w:div w:id="2107534688">
              <w:marLeft w:val="0"/>
              <w:marRight w:val="0"/>
              <w:marTop w:val="0"/>
              <w:marBottom w:val="0"/>
              <w:divBdr>
                <w:top w:val="none" w:sz="0" w:space="0" w:color="auto"/>
                <w:left w:val="none" w:sz="0" w:space="0" w:color="auto"/>
                <w:bottom w:val="none" w:sz="0" w:space="0" w:color="auto"/>
                <w:right w:val="none" w:sz="0" w:space="0" w:color="auto"/>
              </w:divBdr>
            </w:div>
            <w:div w:id="417362944">
              <w:marLeft w:val="0"/>
              <w:marRight w:val="0"/>
              <w:marTop w:val="0"/>
              <w:marBottom w:val="0"/>
              <w:divBdr>
                <w:top w:val="none" w:sz="0" w:space="0" w:color="auto"/>
                <w:left w:val="none" w:sz="0" w:space="0" w:color="auto"/>
                <w:bottom w:val="none" w:sz="0" w:space="0" w:color="auto"/>
                <w:right w:val="none" w:sz="0" w:space="0" w:color="auto"/>
              </w:divBdr>
            </w:div>
            <w:div w:id="1148398218">
              <w:marLeft w:val="0"/>
              <w:marRight w:val="0"/>
              <w:marTop w:val="0"/>
              <w:marBottom w:val="0"/>
              <w:divBdr>
                <w:top w:val="none" w:sz="0" w:space="0" w:color="auto"/>
                <w:left w:val="none" w:sz="0" w:space="0" w:color="auto"/>
                <w:bottom w:val="none" w:sz="0" w:space="0" w:color="auto"/>
                <w:right w:val="none" w:sz="0" w:space="0" w:color="auto"/>
              </w:divBdr>
            </w:div>
            <w:div w:id="2004429964">
              <w:marLeft w:val="0"/>
              <w:marRight w:val="0"/>
              <w:marTop w:val="0"/>
              <w:marBottom w:val="0"/>
              <w:divBdr>
                <w:top w:val="none" w:sz="0" w:space="0" w:color="auto"/>
                <w:left w:val="none" w:sz="0" w:space="0" w:color="auto"/>
                <w:bottom w:val="none" w:sz="0" w:space="0" w:color="auto"/>
                <w:right w:val="none" w:sz="0" w:space="0" w:color="auto"/>
              </w:divBdr>
            </w:div>
            <w:div w:id="137308054">
              <w:marLeft w:val="0"/>
              <w:marRight w:val="0"/>
              <w:marTop w:val="0"/>
              <w:marBottom w:val="0"/>
              <w:divBdr>
                <w:top w:val="none" w:sz="0" w:space="0" w:color="auto"/>
                <w:left w:val="none" w:sz="0" w:space="0" w:color="auto"/>
                <w:bottom w:val="none" w:sz="0" w:space="0" w:color="auto"/>
                <w:right w:val="none" w:sz="0" w:space="0" w:color="auto"/>
              </w:divBdr>
            </w:div>
            <w:div w:id="1047875996">
              <w:marLeft w:val="0"/>
              <w:marRight w:val="0"/>
              <w:marTop w:val="0"/>
              <w:marBottom w:val="0"/>
              <w:divBdr>
                <w:top w:val="none" w:sz="0" w:space="0" w:color="auto"/>
                <w:left w:val="none" w:sz="0" w:space="0" w:color="auto"/>
                <w:bottom w:val="none" w:sz="0" w:space="0" w:color="auto"/>
                <w:right w:val="none" w:sz="0" w:space="0" w:color="auto"/>
              </w:divBdr>
            </w:div>
            <w:div w:id="17519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7189">
      <w:bodyDiv w:val="1"/>
      <w:marLeft w:val="0"/>
      <w:marRight w:val="0"/>
      <w:marTop w:val="0"/>
      <w:marBottom w:val="0"/>
      <w:divBdr>
        <w:top w:val="none" w:sz="0" w:space="0" w:color="auto"/>
        <w:left w:val="none" w:sz="0" w:space="0" w:color="auto"/>
        <w:bottom w:val="none" w:sz="0" w:space="0" w:color="auto"/>
        <w:right w:val="none" w:sz="0" w:space="0" w:color="auto"/>
      </w:divBdr>
    </w:div>
    <w:div w:id="1561863614">
      <w:bodyDiv w:val="1"/>
      <w:marLeft w:val="0"/>
      <w:marRight w:val="0"/>
      <w:marTop w:val="0"/>
      <w:marBottom w:val="0"/>
      <w:divBdr>
        <w:top w:val="none" w:sz="0" w:space="0" w:color="auto"/>
        <w:left w:val="none" w:sz="0" w:space="0" w:color="auto"/>
        <w:bottom w:val="none" w:sz="0" w:space="0" w:color="auto"/>
        <w:right w:val="none" w:sz="0" w:space="0" w:color="auto"/>
      </w:divBdr>
    </w:div>
    <w:div w:id="1563828462">
      <w:bodyDiv w:val="1"/>
      <w:marLeft w:val="0"/>
      <w:marRight w:val="0"/>
      <w:marTop w:val="0"/>
      <w:marBottom w:val="0"/>
      <w:divBdr>
        <w:top w:val="none" w:sz="0" w:space="0" w:color="auto"/>
        <w:left w:val="none" w:sz="0" w:space="0" w:color="auto"/>
        <w:bottom w:val="none" w:sz="0" w:space="0" w:color="auto"/>
        <w:right w:val="none" w:sz="0" w:space="0" w:color="auto"/>
      </w:divBdr>
    </w:div>
    <w:div w:id="1567959522">
      <w:bodyDiv w:val="1"/>
      <w:marLeft w:val="0"/>
      <w:marRight w:val="0"/>
      <w:marTop w:val="0"/>
      <w:marBottom w:val="0"/>
      <w:divBdr>
        <w:top w:val="none" w:sz="0" w:space="0" w:color="auto"/>
        <w:left w:val="none" w:sz="0" w:space="0" w:color="auto"/>
        <w:bottom w:val="none" w:sz="0" w:space="0" w:color="auto"/>
        <w:right w:val="none" w:sz="0" w:space="0" w:color="auto"/>
      </w:divBdr>
    </w:div>
    <w:div w:id="1620066509">
      <w:bodyDiv w:val="1"/>
      <w:marLeft w:val="0"/>
      <w:marRight w:val="0"/>
      <w:marTop w:val="0"/>
      <w:marBottom w:val="0"/>
      <w:divBdr>
        <w:top w:val="none" w:sz="0" w:space="0" w:color="auto"/>
        <w:left w:val="none" w:sz="0" w:space="0" w:color="auto"/>
        <w:bottom w:val="none" w:sz="0" w:space="0" w:color="auto"/>
        <w:right w:val="none" w:sz="0" w:space="0" w:color="auto"/>
      </w:divBdr>
    </w:div>
    <w:div w:id="1621298120">
      <w:bodyDiv w:val="1"/>
      <w:marLeft w:val="0"/>
      <w:marRight w:val="0"/>
      <w:marTop w:val="0"/>
      <w:marBottom w:val="0"/>
      <w:divBdr>
        <w:top w:val="none" w:sz="0" w:space="0" w:color="auto"/>
        <w:left w:val="none" w:sz="0" w:space="0" w:color="auto"/>
        <w:bottom w:val="none" w:sz="0" w:space="0" w:color="auto"/>
        <w:right w:val="none" w:sz="0" w:space="0" w:color="auto"/>
      </w:divBdr>
    </w:div>
    <w:div w:id="1641031418">
      <w:bodyDiv w:val="1"/>
      <w:marLeft w:val="0"/>
      <w:marRight w:val="0"/>
      <w:marTop w:val="0"/>
      <w:marBottom w:val="0"/>
      <w:divBdr>
        <w:top w:val="none" w:sz="0" w:space="0" w:color="auto"/>
        <w:left w:val="none" w:sz="0" w:space="0" w:color="auto"/>
        <w:bottom w:val="none" w:sz="0" w:space="0" w:color="auto"/>
        <w:right w:val="none" w:sz="0" w:space="0" w:color="auto"/>
      </w:divBdr>
      <w:divsChild>
        <w:div w:id="750589662">
          <w:marLeft w:val="1166"/>
          <w:marRight w:val="0"/>
          <w:marTop w:val="140"/>
          <w:marBottom w:val="0"/>
          <w:divBdr>
            <w:top w:val="none" w:sz="0" w:space="0" w:color="auto"/>
            <w:left w:val="none" w:sz="0" w:space="0" w:color="auto"/>
            <w:bottom w:val="none" w:sz="0" w:space="0" w:color="auto"/>
            <w:right w:val="none" w:sz="0" w:space="0" w:color="auto"/>
          </w:divBdr>
        </w:div>
      </w:divsChild>
    </w:div>
    <w:div w:id="1658800918">
      <w:bodyDiv w:val="1"/>
      <w:marLeft w:val="0"/>
      <w:marRight w:val="0"/>
      <w:marTop w:val="0"/>
      <w:marBottom w:val="0"/>
      <w:divBdr>
        <w:top w:val="none" w:sz="0" w:space="0" w:color="auto"/>
        <w:left w:val="none" w:sz="0" w:space="0" w:color="auto"/>
        <w:bottom w:val="none" w:sz="0" w:space="0" w:color="auto"/>
        <w:right w:val="none" w:sz="0" w:space="0" w:color="auto"/>
      </w:divBdr>
    </w:div>
    <w:div w:id="1661344904">
      <w:bodyDiv w:val="1"/>
      <w:marLeft w:val="0"/>
      <w:marRight w:val="0"/>
      <w:marTop w:val="0"/>
      <w:marBottom w:val="0"/>
      <w:divBdr>
        <w:top w:val="none" w:sz="0" w:space="0" w:color="auto"/>
        <w:left w:val="none" w:sz="0" w:space="0" w:color="auto"/>
        <w:bottom w:val="none" w:sz="0" w:space="0" w:color="auto"/>
        <w:right w:val="none" w:sz="0" w:space="0" w:color="auto"/>
      </w:divBdr>
      <w:divsChild>
        <w:div w:id="665015021">
          <w:marLeft w:val="0"/>
          <w:marRight w:val="0"/>
          <w:marTop w:val="0"/>
          <w:marBottom w:val="0"/>
          <w:divBdr>
            <w:top w:val="none" w:sz="0" w:space="0" w:color="auto"/>
            <w:left w:val="none" w:sz="0" w:space="0" w:color="auto"/>
            <w:bottom w:val="none" w:sz="0" w:space="0" w:color="auto"/>
            <w:right w:val="none" w:sz="0" w:space="0" w:color="auto"/>
          </w:divBdr>
        </w:div>
      </w:divsChild>
    </w:div>
    <w:div w:id="1673558366">
      <w:bodyDiv w:val="1"/>
      <w:marLeft w:val="0"/>
      <w:marRight w:val="0"/>
      <w:marTop w:val="0"/>
      <w:marBottom w:val="0"/>
      <w:divBdr>
        <w:top w:val="none" w:sz="0" w:space="0" w:color="auto"/>
        <w:left w:val="none" w:sz="0" w:space="0" w:color="auto"/>
        <w:bottom w:val="none" w:sz="0" w:space="0" w:color="auto"/>
        <w:right w:val="none" w:sz="0" w:space="0" w:color="auto"/>
      </w:divBdr>
      <w:divsChild>
        <w:div w:id="959142294">
          <w:marLeft w:val="0"/>
          <w:marRight w:val="0"/>
          <w:marTop w:val="0"/>
          <w:marBottom w:val="0"/>
          <w:divBdr>
            <w:top w:val="none" w:sz="0" w:space="0" w:color="auto"/>
            <w:left w:val="none" w:sz="0" w:space="0" w:color="auto"/>
            <w:bottom w:val="none" w:sz="0" w:space="0" w:color="auto"/>
            <w:right w:val="none" w:sz="0" w:space="0" w:color="auto"/>
          </w:divBdr>
        </w:div>
      </w:divsChild>
    </w:div>
    <w:div w:id="1677076039">
      <w:bodyDiv w:val="1"/>
      <w:marLeft w:val="0"/>
      <w:marRight w:val="0"/>
      <w:marTop w:val="0"/>
      <w:marBottom w:val="0"/>
      <w:divBdr>
        <w:top w:val="none" w:sz="0" w:space="0" w:color="auto"/>
        <w:left w:val="none" w:sz="0" w:space="0" w:color="auto"/>
        <w:bottom w:val="none" w:sz="0" w:space="0" w:color="auto"/>
        <w:right w:val="none" w:sz="0" w:space="0" w:color="auto"/>
      </w:divBdr>
    </w:div>
    <w:div w:id="1689090663">
      <w:bodyDiv w:val="1"/>
      <w:marLeft w:val="0"/>
      <w:marRight w:val="0"/>
      <w:marTop w:val="0"/>
      <w:marBottom w:val="0"/>
      <w:divBdr>
        <w:top w:val="none" w:sz="0" w:space="0" w:color="auto"/>
        <w:left w:val="none" w:sz="0" w:space="0" w:color="auto"/>
        <w:bottom w:val="none" w:sz="0" w:space="0" w:color="auto"/>
        <w:right w:val="none" w:sz="0" w:space="0" w:color="auto"/>
      </w:divBdr>
    </w:div>
    <w:div w:id="1702784321">
      <w:bodyDiv w:val="1"/>
      <w:marLeft w:val="0"/>
      <w:marRight w:val="0"/>
      <w:marTop w:val="0"/>
      <w:marBottom w:val="0"/>
      <w:divBdr>
        <w:top w:val="none" w:sz="0" w:space="0" w:color="auto"/>
        <w:left w:val="none" w:sz="0" w:space="0" w:color="auto"/>
        <w:bottom w:val="none" w:sz="0" w:space="0" w:color="auto"/>
        <w:right w:val="none" w:sz="0" w:space="0" w:color="auto"/>
      </w:divBdr>
      <w:divsChild>
        <w:div w:id="1787305722">
          <w:marLeft w:val="1166"/>
          <w:marRight w:val="0"/>
          <w:marTop w:val="0"/>
          <w:marBottom w:val="0"/>
          <w:divBdr>
            <w:top w:val="none" w:sz="0" w:space="0" w:color="auto"/>
            <w:left w:val="none" w:sz="0" w:space="0" w:color="auto"/>
            <w:bottom w:val="none" w:sz="0" w:space="0" w:color="auto"/>
            <w:right w:val="none" w:sz="0" w:space="0" w:color="auto"/>
          </w:divBdr>
        </w:div>
      </w:divsChild>
    </w:div>
    <w:div w:id="1716545833">
      <w:bodyDiv w:val="1"/>
      <w:marLeft w:val="0"/>
      <w:marRight w:val="0"/>
      <w:marTop w:val="0"/>
      <w:marBottom w:val="0"/>
      <w:divBdr>
        <w:top w:val="none" w:sz="0" w:space="0" w:color="auto"/>
        <w:left w:val="none" w:sz="0" w:space="0" w:color="auto"/>
        <w:bottom w:val="none" w:sz="0" w:space="0" w:color="auto"/>
        <w:right w:val="none" w:sz="0" w:space="0" w:color="auto"/>
      </w:divBdr>
      <w:divsChild>
        <w:div w:id="1043870059">
          <w:marLeft w:val="0"/>
          <w:marRight w:val="0"/>
          <w:marTop w:val="120"/>
          <w:marBottom w:val="0"/>
          <w:divBdr>
            <w:top w:val="none" w:sz="0" w:space="0" w:color="auto"/>
            <w:left w:val="none" w:sz="0" w:space="0" w:color="auto"/>
            <w:bottom w:val="none" w:sz="0" w:space="0" w:color="auto"/>
            <w:right w:val="none" w:sz="0" w:space="0" w:color="auto"/>
          </w:divBdr>
        </w:div>
      </w:divsChild>
    </w:div>
    <w:div w:id="1737822094">
      <w:bodyDiv w:val="1"/>
      <w:marLeft w:val="0"/>
      <w:marRight w:val="0"/>
      <w:marTop w:val="0"/>
      <w:marBottom w:val="0"/>
      <w:divBdr>
        <w:top w:val="none" w:sz="0" w:space="0" w:color="auto"/>
        <w:left w:val="none" w:sz="0" w:space="0" w:color="auto"/>
        <w:bottom w:val="none" w:sz="0" w:space="0" w:color="auto"/>
        <w:right w:val="none" w:sz="0" w:space="0" w:color="auto"/>
      </w:divBdr>
      <w:divsChild>
        <w:div w:id="597754027">
          <w:marLeft w:val="1166"/>
          <w:marRight w:val="0"/>
          <w:marTop w:val="0"/>
          <w:marBottom w:val="0"/>
          <w:divBdr>
            <w:top w:val="none" w:sz="0" w:space="0" w:color="auto"/>
            <w:left w:val="none" w:sz="0" w:space="0" w:color="auto"/>
            <w:bottom w:val="none" w:sz="0" w:space="0" w:color="auto"/>
            <w:right w:val="none" w:sz="0" w:space="0" w:color="auto"/>
          </w:divBdr>
        </w:div>
        <w:div w:id="1989161935">
          <w:marLeft w:val="1800"/>
          <w:marRight w:val="0"/>
          <w:marTop w:val="90"/>
          <w:marBottom w:val="0"/>
          <w:divBdr>
            <w:top w:val="none" w:sz="0" w:space="0" w:color="auto"/>
            <w:left w:val="none" w:sz="0" w:space="0" w:color="auto"/>
            <w:bottom w:val="none" w:sz="0" w:space="0" w:color="auto"/>
            <w:right w:val="none" w:sz="0" w:space="0" w:color="auto"/>
          </w:divBdr>
        </w:div>
        <w:div w:id="1365062120">
          <w:marLeft w:val="1800"/>
          <w:marRight w:val="0"/>
          <w:marTop w:val="90"/>
          <w:marBottom w:val="0"/>
          <w:divBdr>
            <w:top w:val="none" w:sz="0" w:space="0" w:color="auto"/>
            <w:left w:val="none" w:sz="0" w:space="0" w:color="auto"/>
            <w:bottom w:val="none" w:sz="0" w:space="0" w:color="auto"/>
            <w:right w:val="none" w:sz="0" w:space="0" w:color="auto"/>
          </w:divBdr>
        </w:div>
        <w:div w:id="1527715789">
          <w:marLeft w:val="1800"/>
          <w:marRight w:val="0"/>
          <w:marTop w:val="90"/>
          <w:marBottom w:val="0"/>
          <w:divBdr>
            <w:top w:val="none" w:sz="0" w:space="0" w:color="auto"/>
            <w:left w:val="none" w:sz="0" w:space="0" w:color="auto"/>
            <w:bottom w:val="none" w:sz="0" w:space="0" w:color="auto"/>
            <w:right w:val="none" w:sz="0" w:space="0" w:color="auto"/>
          </w:divBdr>
        </w:div>
        <w:div w:id="550699167">
          <w:marLeft w:val="1800"/>
          <w:marRight w:val="0"/>
          <w:marTop w:val="90"/>
          <w:marBottom w:val="0"/>
          <w:divBdr>
            <w:top w:val="none" w:sz="0" w:space="0" w:color="auto"/>
            <w:left w:val="none" w:sz="0" w:space="0" w:color="auto"/>
            <w:bottom w:val="none" w:sz="0" w:space="0" w:color="auto"/>
            <w:right w:val="none" w:sz="0" w:space="0" w:color="auto"/>
          </w:divBdr>
        </w:div>
        <w:div w:id="288633015">
          <w:marLeft w:val="1800"/>
          <w:marRight w:val="0"/>
          <w:marTop w:val="90"/>
          <w:marBottom w:val="0"/>
          <w:divBdr>
            <w:top w:val="none" w:sz="0" w:space="0" w:color="auto"/>
            <w:left w:val="none" w:sz="0" w:space="0" w:color="auto"/>
            <w:bottom w:val="none" w:sz="0" w:space="0" w:color="auto"/>
            <w:right w:val="none" w:sz="0" w:space="0" w:color="auto"/>
          </w:divBdr>
        </w:div>
        <w:div w:id="1376464905">
          <w:marLeft w:val="1800"/>
          <w:marRight w:val="0"/>
          <w:marTop w:val="0"/>
          <w:marBottom w:val="0"/>
          <w:divBdr>
            <w:top w:val="none" w:sz="0" w:space="0" w:color="auto"/>
            <w:left w:val="none" w:sz="0" w:space="0" w:color="auto"/>
            <w:bottom w:val="none" w:sz="0" w:space="0" w:color="auto"/>
            <w:right w:val="none" w:sz="0" w:space="0" w:color="auto"/>
          </w:divBdr>
        </w:div>
      </w:divsChild>
    </w:div>
    <w:div w:id="1738092574">
      <w:bodyDiv w:val="1"/>
      <w:marLeft w:val="0"/>
      <w:marRight w:val="0"/>
      <w:marTop w:val="0"/>
      <w:marBottom w:val="0"/>
      <w:divBdr>
        <w:top w:val="none" w:sz="0" w:space="0" w:color="auto"/>
        <w:left w:val="none" w:sz="0" w:space="0" w:color="auto"/>
        <w:bottom w:val="none" w:sz="0" w:space="0" w:color="auto"/>
        <w:right w:val="none" w:sz="0" w:space="0" w:color="auto"/>
      </w:divBdr>
    </w:div>
    <w:div w:id="1750466653">
      <w:bodyDiv w:val="1"/>
      <w:marLeft w:val="0"/>
      <w:marRight w:val="0"/>
      <w:marTop w:val="0"/>
      <w:marBottom w:val="0"/>
      <w:divBdr>
        <w:top w:val="none" w:sz="0" w:space="0" w:color="auto"/>
        <w:left w:val="none" w:sz="0" w:space="0" w:color="auto"/>
        <w:bottom w:val="none" w:sz="0" w:space="0" w:color="auto"/>
        <w:right w:val="none" w:sz="0" w:space="0" w:color="auto"/>
      </w:divBdr>
      <w:divsChild>
        <w:div w:id="768501759">
          <w:marLeft w:val="1166"/>
          <w:marRight w:val="0"/>
          <w:marTop w:val="100"/>
          <w:marBottom w:val="0"/>
          <w:divBdr>
            <w:top w:val="none" w:sz="0" w:space="0" w:color="auto"/>
            <w:left w:val="none" w:sz="0" w:space="0" w:color="auto"/>
            <w:bottom w:val="none" w:sz="0" w:space="0" w:color="auto"/>
            <w:right w:val="none" w:sz="0" w:space="0" w:color="auto"/>
          </w:divBdr>
        </w:div>
        <w:div w:id="2114091191">
          <w:marLeft w:val="1440"/>
          <w:marRight w:val="0"/>
          <w:marTop w:val="100"/>
          <w:marBottom w:val="0"/>
          <w:divBdr>
            <w:top w:val="none" w:sz="0" w:space="0" w:color="auto"/>
            <w:left w:val="none" w:sz="0" w:space="0" w:color="auto"/>
            <w:bottom w:val="none" w:sz="0" w:space="0" w:color="auto"/>
            <w:right w:val="none" w:sz="0" w:space="0" w:color="auto"/>
          </w:divBdr>
        </w:div>
        <w:div w:id="1258100216">
          <w:marLeft w:val="1440"/>
          <w:marRight w:val="0"/>
          <w:marTop w:val="100"/>
          <w:marBottom w:val="0"/>
          <w:divBdr>
            <w:top w:val="none" w:sz="0" w:space="0" w:color="auto"/>
            <w:left w:val="none" w:sz="0" w:space="0" w:color="auto"/>
            <w:bottom w:val="none" w:sz="0" w:space="0" w:color="auto"/>
            <w:right w:val="none" w:sz="0" w:space="0" w:color="auto"/>
          </w:divBdr>
        </w:div>
        <w:div w:id="163010322">
          <w:marLeft w:val="1166"/>
          <w:marRight w:val="0"/>
          <w:marTop w:val="100"/>
          <w:marBottom w:val="0"/>
          <w:divBdr>
            <w:top w:val="none" w:sz="0" w:space="0" w:color="auto"/>
            <w:left w:val="none" w:sz="0" w:space="0" w:color="auto"/>
            <w:bottom w:val="none" w:sz="0" w:space="0" w:color="auto"/>
            <w:right w:val="none" w:sz="0" w:space="0" w:color="auto"/>
          </w:divBdr>
        </w:div>
      </w:divsChild>
    </w:div>
    <w:div w:id="1763993256">
      <w:bodyDiv w:val="1"/>
      <w:marLeft w:val="0"/>
      <w:marRight w:val="0"/>
      <w:marTop w:val="0"/>
      <w:marBottom w:val="0"/>
      <w:divBdr>
        <w:top w:val="none" w:sz="0" w:space="0" w:color="auto"/>
        <w:left w:val="none" w:sz="0" w:space="0" w:color="auto"/>
        <w:bottom w:val="none" w:sz="0" w:space="0" w:color="auto"/>
        <w:right w:val="none" w:sz="0" w:space="0" w:color="auto"/>
      </w:divBdr>
    </w:div>
    <w:div w:id="1764184823">
      <w:bodyDiv w:val="1"/>
      <w:marLeft w:val="0"/>
      <w:marRight w:val="0"/>
      <w:marTop w:val="0"/>
      <w:marBottom w:val="0"/>
      <w:divBdr>
        <w:top w:val="none" w:sz="0" w:space="0" w:color="auto"/>
        <w:left w:val="none" w:sz="0" w:space="0" w:color="auto"/>
        <w:bottom w:val="none" w:sz="0" w:space="0" w:color="auto"/>
        <w:right w:val="none" w:sz="0" w:space="0" w:color="auto"/>
      </w:divBdr>
      <w:divsChild>
        <w:div w:id="1963337800">
          <w:marLeft w:val="1166"/>
          <w:marRight w:val="0"/>
          <w:marTop w:val="0"/>
          <w:marBottom w:val="0"/>
          <w:divBdr>
            <w:top w:val="none" w:sz="0" w:space="0" w:color="auto"/>
            <w:left w:val="none" w:sz="0" w:space="0" w:color="auto"/>
            <w:bottom w:val="none" w:sz="0" w:space="0" w:color="auto"/>
            <w:right w:val="none" w:sz="0" w:space="0" w:color="auto"/>
          </w:divBdr>
        </w:div>
      </w:divsChild>
    </w:div>
    <w:div w:id="1764838610">
      <w:bodyDiv w:val="1"/>
      <w:marLeft w:val="0"/>
      <w:marRight w:val="0"/>
      <w:marTop w:val="0"/>
      <w:marBottom w:val="0"/>
      <w:divBdr>
        <w:top w:val="none" w:sz="0" w:space="0" w:color="auto"/>
        <w:left w:val="none" w:sz="0" w:space="0" w:color="auto"/>
        <w:bottom w:val="none" w:sz="0" w:space="0" w:color="auto"/>
        <w:right w:val="none" w:sz="0" w:space="0" w:color="auto"/>
      </w:divBdr>
    </w:div>
    <w:div w:id="1782143707">
      <w:bodyDiv w:val="1"/>
      <w:marLeft w:val="0"/>
      <w:marRight w:val="0"/>
      <w:marTop w:val="0"/>
      <w:marBottom w:val="0"/>
      <w:divBdr>
        <w:top w:val="none" w:sz="0" w:space="0" w:color="auto"/>
        <w:left w:val="none" w:sz="0" w:space="0" w:color="auto"/>
        <w:bottom w:val="none" w:sz="0" w:space="0" w:color="auto"/>
        <w:right w:val="none" w:sz="0" w:space="0" w:color="auto"/>
      </w:divBdr>
    </w:div>
    <w:div w:id="1823503834">
      <w:bodyDiv w:val="1"/>
      <w:marLeft w:val="0"/>
      <w:marRight w:val="0"/>
      <w:marTop w:val="0"/>
      <w:marBottom w:val="0"/>
      <w:divBdr>
        <w:top w:val="none" w:sz="0" w:space="0" w:color="auto"/>
        <w:left w:val="none" w:sz="0" w:space="0" w:color="auto"/>
        <w:bottom w:val="none" w:sz="0" w:space="0" w:color="auto"/>
        <w:right w:val="none" w:sz="0" w:space="0" w:color="auto"/>
      </w:divBdr>
      <w:divsChild>
        <w:div w:id="807631258">
          <w:marLeft w:val="547"/>
          <w:marRight w:val="0"/>
          <w:marTop w:val="173"/>
          <w:marBottom w:val="0"/>
          <w:divBdr>
            <w:top w:val="none" w:sz="0" w:space="0" w:color="auto"/>
            <w:left w:val="none" w:sz="0" w:space="0" w:color="auto"/>
            <w:bottom w:val="none" w:sz="0" w:space="0" w:color="auto"/>
            <w:right w:val="none" w:sz="0" w:space="0" w:color="auto"/>
          </w:divBdr>
        </w:div>
        <w:div w:id="674380830">
          <w:marLeft w:val="547"/>
          <w:marRight w:val="0"/>
          <w:marTop w:val="173"/>
          <w:marBottom w:val="0"/>
          <w:divBdr>
            <w:top w:val="none" w:sz="0" w:space="0" w:color="auto"/>
            <w:left w:val="none" w:sz="0" w:space="0" w:color="auto"/>
            <w:bottom w:val="none" w:sz="0" w:space="0" w:color="auto"/>
            <w:right w:val="none" w:sz="0" w:space="0" w:color="auto"/>
          </w:divBdr>
        </w:div>
        <w:div w:id="1349403282">
          <w:marLeft w:val="547"/>
          <w:marRight w:val="0"/>
          <w:marTop w:val="173"/>
          <w:marBottom w:val="0"/>
          <w:divBdr>
            <w:top w:val="none" w:sz="0" w:space="0" w:color="auto"/>
            <w:left w:val="none" w:sz="0" w:space="0" w:color="auto"/>
            <w:bottom w:val="none" w:sz="0" w:space="0" w:color="auto"/>
            <w:right w:val="none" w:sz="0" w:space="0" w:color="auto"/>
          </w:divBdr>
        </w:div>
      </w:divsChild>
    </w:div>
    <w:div w:id="1824930607">
      <w:bodyDiv w:val="1"/>
      <w:marLeft w:val="0"/>
      <w:marRight w:val="0"/>
      <w:marTop w:val="0"/>
      <w:marBottom w:val="0"/>
      <w:divBdr>
        <w:top w:val="none" w:sz="0" w:space="0" w:color="auto"/>
        <w:left w:val="none" w:sz="0" w:space="0" w:color="auto"/>
        <w:bottom w:val="none" w:sz="0" w:space="0" w:color="auto"/>
        <w:right w:val="none" w:sz="0" w:space="0" w:color="auto"/>
      </w:divBdr>
      <w:divsChild>
        <w:div w:id="51122096">
          <w:marLeft w:val="0"/>
          <w:marRight w:val="0"/>
          <w:marTop w:val="0"/>
          <w:marBottom w:val="0"/>
          <w:divBdr>
            <w:top w:val="none" w:sz="0" w:space="0" w:color="auto"/>
            <w:left w:val="none" w:sz="0" w:space="0" w:color="auto"/>
            <w:bottom w:val="none" w:sz="0" w:space="0" w:color="auto"/>
            <w:right w:val="none" w:sz="0" w:space="0" w:color="auto"/>
          </w:divBdr>
          <w:divsChild>
            <w:div w:id="1246957026">
              <w:marLeft w:val="0"/>
              <w:marRight w:val="0"/>
              <w:marTop w:val="0"/>
              <w:marBottom w:val="0"/>
              <w:divBdr>
                <w:top w:val="none" w:sz="0" w:space="0" w:color="auto"/>
                <w:left w:val="none" w:sz="0" w:space="0" w:color="auto"/>
                <w:bottom w:val="none" w:sz="0" w:space="0" w:color="auto"/>
                <w:right w:val="none" w:sz="0" w:space="0" w:color="auto"/>
              </w:divBdr>
            </w:div>
            <w:div w:id="703487131">
              <w:marLeft w:val="0"/>
              <w:marRight w:val="0"/>
              <w:marTop w:val="0"/>
              <w:marBottom w:val="0"/>
              <w:divBdr>
                <w:top w:val="none" w:sz="0" w:space="0" w:color="auto"/>
                <w:left w:val="none" w:sz="0" w:space="0" w:color="auto"/>
                <w:bottom w:val="none" w:sz="0" w:space="0" w:color="auto"/>
                <w:right w:val="none" w:sz="0" w:space="0" w:color="auto"/>
              </w:divBdr>
            </w:div>
            <w:div w:id="1227954259">
              <w:marLeft w:val="0"/>
              <w:marRight w:val="0"/>
              <w:marTop w:val="0"/>
              <w:marBottom w:val="0"/>
              <w:divBdr>
                <w:top w:val="none" w:sz="0" w:space="0" w:color="auto"/>
                <w:left w:val="none" w:sz="0" w:space="0" w:color="auto"/>
                <w:bottom w:val="none" w:sz="0" w:space="0" w:color="auto"/>
                <w:right w:val="none" w:sz="0" w:space="0" w:color="auto"/>
              </w:divBdr>
            </w:div>
            <w:div w:id="1067147678">
              <w:marLeft w:val="0"/>
              <w:marRight w:val="0"/>
              <w:marTop w:val="0"/>
              <w:marBottom w:val="0"/>
              <w:divBdr>
                <w:top w:val="none" w:sz="0" w:space="0" w:color="auto"/>
                <w:left w:val="none" w:sz="0" w:space="0" w:color="auto"/>
                <w:bottom w:val="none" w:sz="0" w:space="0" w:color="auto"/>
                <w:right w:val="none" w:sz="0" w:space="0" w:color="auto"/>
              </w:divBdr>
            </w:div>
            <w:div w:id="428164256">
              <w:marLeft w:val="0"/>
              <w:marRight w:val="0"/>
              <w:marTop w:val="0"/>
              <w:marBottom w:val="0"/>
              <w:divBdr>
                <w:top w:val="none" w:sz="0" w:space="0" w:color="auto"/>
                <w:left w:val="none" w:sz="0" w:space="0" w:color="auto"/>
                <w:bottom w:val="none" w:sz="0" w:space="0" w:color="auto"/>
                <w:right w:val="none" w:sz="0" w:space="0" w:color="auto"/>
              </w:divBdr>
            </w:div>
            <w:div w:id="971981674">
              <w:marLeft w:val="0"/>
              <w:marRight w:val="0"/>
              <w:marTop w:val="0"/>
              <w:marBottom w:val="0"/>
              <w:divBdr>
                <w:top w:val="none" w:sz="0" w:space="0" w:color="auto"/>
                <w:left w:val="none" w:sz="0" w:space="0" w:color="auto"/>
                <w:bottom w:val="none" w:sz="0" w:space="0" w:color="auto"/>
                <w:right w:val="none" w:sz="0" w:space="0" w:color="auto"/>
              </w:divBdr>
            </w:div>
            <w:div w:id="1751731701">
              <w:marLeft w:val="0"/>
              <w:marRight w:val="0"/>
              <w:marTop w:val="0"/>
              <w:marBottom w:val="0"/>
              <w:divBdr>
                <w:top w:val="none" w:sz="0" w:space="0" w:color="auto"/>
                <w:left w:val="none" w:sz="0" w:space="0" w:color="auto"/>
                <w:bottom w:val="none" w:sz="0" w:space="0" w:color="auto"/>
                <w:right w:val="none" w:sz="0" w:space="0" w:color="auto"/>
              </w:divBdr>
            </w:div>
            <w:div w:id="1500971438">
              <w:marLeft w:val="0"/>
              <w:marRight w:val="0"/>
              <w:marTop w:val="0"/>
              <w:marBottom w:val="0"/>
              <w:divBdr>
                <w:top w:val="none" w:sz="0" w:space="0" w:color="auto"/>
                <w:left w:val="none" w:sz="0" w:space="0" w:color="auto"/>
                <w:bottom w:val="none" w:sz="0" w:space="0" w:color="auto"/>
                <w:right w:val="none" w:sz="0" w:space="0" w:color="auto"/>
              </w:divBdr>
            </w:div>
            <w:div w:id="75521355">
              <w:marLeft w:val="0"/>
              <w:marRight w:val="0"/>
              <w:marTop w:val="0"/>
              <w:marBottom w:val="0"/>
              <w:divBdr>
                <w:top w:val="none" w:sz="0" w:space="0" w:color="auto"/>
                <w:left w:val="none" w:sz="0" w:space="0" w:color="auto"/>
                <w:bottom w:val="none" w:sz="0" w:space="0" w:color="auto"/>
                <w:right w:val="none" w:sz="0" w:space="0" w:color="auto"/>
              </w:divBdr>
            </w:div>
            <w:div w:id="402681152">
              <w:marLeft w:val="0"/>
              <w:marRight w:val="0"/>
              <w:marTop w:val="0"/>
              <w:marBottom w:val="0"/>
              <w:divBdr>
                <w:top w:val="none" w:sz="0" w:space="0" w:color="auto"/>
                <w:left w:val="none" w:sz="0" w:space="0" w:color="auto"/>
                <w:bottom w:val="none" w:sz="0" w:space="0" w:color="auto"/>
                <w:right w:val="none" w:sz="0" w:space="0" w:color="auto"/>
              </w:divBdr>
            </w:div>
            <w:div w:id="1387802043">
              <w:marLeft w:val="0"/>
              <w:marRight w:val="0"/>
              <w:marTop w:val="0"/>
              <w:marBottom w:val="0"/>
              <w:divBdr>
                <w:top w:val="none" w:sz="0" w:space="0" w:color="auto"/>
                <w:left w:val="none" w:sz="0" w:space="0" w:color="auto"/>
                <w:bottom w:val="none" w:sz="0" w:space="0" w:color="auto"/>
                <w:right w:val="none" w:sz="0" w:space="0" w:color="auto"/>
              </w:divBdr>
            </w:div>
            <w:div w:id="2063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891">
      <w:bodyDiv w:val="1"/>
      <w:marLeft w:val="0"/>
      <w:marRight w:val="0"/>
      <w:marTop w:val="0"/>
      <w:marBottom w:val="0"/>
      <w:divBdr>
        <w:top w:val="none" w:sz="0" w:space="0" w:color="auto"/>
        <w:left w:val="none" w:sz="0" w:space="0" w:color="auto"/>
        <w:bottom w:val="none" w:sz="0" w:space="0" w:color="auto"/>
        <w:right w:val="none" w:sz="0" w:space="0" w:color="auto"/>
      </w:divBdr>
    </w:div>
    <w:div w:id="1828477665">
      <w:bodyDiv w:val="1"/>
      <w:marLeft w:val="0"/>
      <w:marRight w:val="0"/>
      <w:marTop w:val="0"/>
      <w:marBottom w:val="0"/>
      <w:divBdr>
        <w:top w:val="none" w:sz="0" w:space="0" w:color="auto"/>
        <w:left w:val="none" w:sz="0" w:space="0" w:color="auto"/>
        <w:bottom w:val="none" w:sz="0" w:space="0" w:color="auto"/>
        <w:right w:val="none" w:sz="0" w:space="0" w:color="auto"/>
      </w:divBdr>
      <w:divsChild>
        <w:div w:id="475487872">
          <w:marLeft w:val="0"/>
          <w:marRight w:val="0"/>
          <w:marTop w:val="0"/>
          <w:marBottom w:val="0"/>
          <w:divBdr>
            <w:top w:val="none" w:sz="0" w:space="0" w:color="auto"/>
            <w:left w:val="none" w:sz="0" w:space="0" w:color="auto"/>
            <w:bottom w:val="none" w:sz="0" w:space="0" w:color="auto"/>
            <w:right w:val="none" w:sz="0" w:space="0" w:color="auto"/>
          </w:divBdr>
          <w:divsChild>
            <w:div w:id="1912427152">
              <w:marLeft w:val="0"/>
              <w:marRight w:val="0"/>
              <w:marTop w:val="0"/>
              <w:marBottom w:val="0"/>
              <w:divBdr>
                <w:top w:val="none" w:sz="0" w:space="0" w:color="auto"/>
                <w:left w:val="none" w:sz="0" w:space="0" w:color="auto"/>
                <w:bottom w:val="none" w:sz="0" w:space="0" w:color="auto"/>
                <w:right w:val="none" w:sz="0" w:space="0" w:color="auto"/>
              </w:divBdr>
            </w:div>
            <w:div w:id="1135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8523">
      <w:bodyDiv w:val="1"/>
      <w:marLeft w:val="0"/>
      <w:marRight w:val="0"/>
      <w:marTop w:val="0"/>
      <w:marBottom w:val="0"/>
      <w:divBdr>
        <w:top w:val="none" w:sz="0" w:space="0" w:color="auto"/>
        <w:left w:val="none" w:sz="0" w:space="0" w:color="auto"/>
        <w:bottom w:val="none" w:sz="0" w:space="0" w:color="auto"/>
        <w:right w:val="none" w:sz="0" w:space="0" w:color="auto"/>
      </w:divBdr>
    </w:div>
    <w:div w:id="1892420114">
      <w:bodyDiv w:val="1"/>
      <w:marLeft w:val="0"/>
      <w:marRight w:val="0"/>
      <w:marTop w:val="0"/>
      <w:marBottom w:val="0"/>
      <w:divBdr>
        <w:top w:val="none" w:sz="0" w:space="0" w:color="auto"/>
        <w:left w:val="none" w:sz="0" w:space="0" w:color="auto"/>
        <w:bottom w:val="none" w:sz="0" w:space="0" w:color="auto"/>
        <w:right w:val="none" w:sz="0" w:space="0" w:color="auto"/>
      </w:divBdr>
    </w:div>
    <w:div w:id="1903446357">
      <w:bodyDiv w:val="1"/>
      <w:marLeft w:val="0"/>
      <w:marRight w:val="0"/>
      <w:marTop w:val="0"/>
      <w:marBottom w:val="0"/>
      <w:divBdr>
        <w:top w:val="none" w:sz="0" w:space="0" w:color="auto"/>
        <w:left w:val="none" w:sz="0" w:space="0" w:color="auto"/>
        <w:bottom w:val="none" w:sz="0" w:space="0" w:color="auto"/>
        <w:right w:val="none" w:sz="0" w:space="0" w:color="auto"/>
      </w:divBdr>
    </w:div>
    <w:div w:id="1905094473">
      <w:bodyDiv w:val="1"/>
      <w:marLeft w:val="0"/>
      <w:marRight w:val="0"/>
      <w:marTop w:val="0"/>
      <w:marBottom w:val="0"/>
      <w:divBdr>
        <w:top w:val="none" w:sz="0" w:space="0" w:color="auto"/>
        <w:left w:val="none" w:sz="0" w:space="0" w:color="auto"/>
        <w:bottom w:val="none" w:sz="0" w:space="0" w:color="auto"/>
        <w:right w:val="none" w:sz="0" w:space="0" w:color="auto"/>
      </w:divBdr>
      <w:divsChild>
        <w:div w:id="1624070463">
          <w:marLeft w:val="1166"/>
          <w:marRight w:val="0"/>
          <w:marTop w:val="0"/>
          <w:marBottom w:val="0"/>
          <w:divBdr>
            <w:top w:val="none" w:sz="0" w:space="0" w:color="auto"/>
            <w:left w:val="none" w:sz="0" w:space="0" w:color="auto"/>
            <w:bottom w:val="none" w:sz="0" w:space="0" w:color="auto"/>
            <w:right w:val="none" w:sz="0" w:space="0" w:color="auto"/>
          </w:divBdr>
        </w:div>
        <w:div w:id="1732002977">
          <w:marLeft w:val="1166"/>
          <w:marRight w:val="0"/>
          <w:marTop w:val="0"/>
          <w:marBottom w:val="0"/>
          <w:divBdr>
            <w:top w:val="none" w:sz="0" w:space="0" w:color="auto"/>
            <w:left w:val="none" w:sz="0" w:space="0" w:color="auto"/>
            <w:bottom w:val="none" w:sz="0" w:space="0" w:color="auto"/>
            <w:right w:val="none" w:sz="0" w:space="0" w:color="auto"/>
          </w:divBdr>
        </w:div>
      </w:divsChild>
    </w:div>
    <w:div w:id="1941986777">
      <w:bodyDiv w:val="1"/>
      <w:marLeft w:val="0"/>
      <w:marRight w:val="0"/>
      <w:marTop w:val="0"/>
      <w:marBottom w:val="0"/>
      <w:divBdr>
        <w:top w:val="none" w:sz="0" w:space="0" w:color="auto"/>
        <w:left w:val="none" w:sz="0" w:space="0" w:color="auto"/>
        <w:bottom w:val="none" w:sz="0" w:space="0" w:color="auto"/>
        <w:right w:val="none" w:sz="0" w:space="0" w:color="auto"/>
      </w:divBdr>
    </w:div>
    <w:div w:id="1947543406">
      <w:bodyDiv w:val="1"/>
      <w:marLeft w:val="0"/>
      <w:marRight w:val="0"/>
      <w:marTop w:val="0"/>
      <w:marBottom w:val="0"/>
      <w:divBdr>
        <w:top w:val="none" w:sz="0" w:space="0" w:color="auto"/>
        <w:left w:val="none" w:sz="0" w:space="0" w:color="auto"/>
        <w:bottom w:val="none" w:sz="0" w:space="0" w:color="auto"/>
        <w:right w:val="none" w:sz="0" w:space="0" w:color="auto"/>
      </w:divBdr>
      <w:divsChild>
        <w:div w:id="1255279950">
          <w:marLeft w:val="835"/>
          <w:marRight w:val="0"/>
          <w:marTop w:val="90"/>
          <w:marBottom w:val="0"/>
          <w:divBdr>
            <w:top w:val="none" w:sz="0" w:space="0" w:color="auto"/>
            <w:left w:val="none" w:sz="0" w:space="0" w:color="auto"/>
            <w:bottom w:val="none" w:sz="0" w:space="0" w:color="auto"/>
            <w:right w:val="none" w:sz="0" w:space="0" w:color="auto"/>
          </w:divBdr>
        </w:div>
      </w:divsChild>
    </w:div>
    <w:div w:id="1955676057">
      <w:bodyDiv w:val="1"/>
      <w:marLeft w:val="0"/>
      <w:marRight w:val="0"/>
      <w:marTop w:val="0"/>
      <w:marBottom w:val="0"/>
      <w:divBdr>
        <w:top w:val="none" w:sz="0" w:space="0" w:color="auto"/>
        <w:left w:val="none" w:sz="0" w:space="0" w:color="auto"/>
        <w:bottom w:val="none" w:sz="0" w:space="0" w:color="auto"/>
        <w:right w:val="none" w:sz="0" w:space="0" w:color="auto"/>
      </w:divBdr>
    </w:div>
    <w:div w:id="1962220121">
      <w:bodyDiv w:val="1"/>
      <w:marLeft w:val="0"/>
      <w:marRight w:val="0"/>
      <w:marTop w:val="0"/>
      <w:marBottom w:val="0"/>
      <w:divBdr>
        <w:top w:val="none" w:sz="0" w:space="0" w:color="auto"/>
        <w:left w:val="none" w:sz="0" w:space="0" w:color="auto"/>
        <w:bottom w:val="none" w:sz="0" w:space="0" w:color="auto"/>
        <w:right w:val="none" w:sz="0" w:space="0" w:color="auto"/>
      </w:divBdr>
    </w:div>
    <w:div w:id="1968969836">
      <w:bodyDiv w:val="1"/>
      <w:marLeft w:val="0"/>
      <w:marRight w:val="0"/>
      <w:marTop w:val="0"/>
      <w:marBottom w:val="0"/>
      <w:divBdr>
        <w:top w:val="none" w:sz="0" w:space="0" w:color="auto"/>
        <w:left w:val="none" w:sz="0" w:space="0" w:color="auto"/>
        <w:bottom w:val="none" w:sz="0" w:space="0" w:color="auto"/>
        <w:right w:val="none" w:sz="0" w:space="0" w:color="auto"/>
      </w:divBdr>
      <w:divsChild>
        <w:div w:id="241839785">
          <w:marLeft w:val="1166"/>
          <w:marRight w:val="0"/>
          <w:marTop w:val="0"/>
          <w:marBottom w:val="0"/>
          <w:divBdr>
            <w:top w:val="none" w:sz="0" w:space="0" w:color="auto"/>
            <w:left w:val="none" w:sz="0" w:space="0" w:color="auto"/>
            <w:bottom w:val="none" w:sz="0" w:space="0" w:color="auto"/>
            <w:right w:val="none" w:sz="0" w:space="0" w:color="auto"/>
          </w:divBdr>
        </w:div>
        <w:div w:id="1852139604">
          <w:marLeft w:val="1166"/>
          <w:marRight w:val="0"/>
          <w:marTop w:val="0"/>
          <w:marBottom w:val="0"/>
          <w:divBdr>
            <w:top w:val="none" w:sz="0" w:space="0" w:color="auto"/>
            <w:left w:val="none" w:sz="0" w:space="0" w:color="auto"/>
            <w:bottom w:val="none" w:sz="0" w:space="0" w:color="auto"/>
            <w:right w:val="none" w:sz="0" w:space="0" w:color="auto"/>
          </w:divBdr>
        </w:div>
      </w:divsChild>
    </w:div>
    <w:div w:id="1978147045">
      <w:bodyDiv w:val="1"/>
      <w:marLeft w:val="0"/>
      <w:marRight w:val="0"/>
      <w:marTop w:val="0"/>
      <w:marBottom w:val="0"/>
      <w:divBdr>
        <w:top w:val="none" w:sz="0" w:space="0" w:color="auto"/>
        <w:left w:val="none" w:sz="0" w:space="0" w:color="auto"/>
        <w:bottom w:val="none" w:sz="0" w:space="0" w:color="auto"/>
        <w:right w:val="none" w:sz="0" w:space="0" w:color="auto"/>
      </w:divBdr>
    </w:div>
    <w:div w:id="1979262346">
      <w:bodyDiv w:val="1"/>
      <w:marLeft w:val="0"/>
      <w:marRight w:val="0"/>
      <w:marTop w:val="0"/>
      <w:marBottom w:val="0"/>
      <w:divBdr>
        <w:top w:val="none" w:sz="0" w:space="0" w:color="auto"/>
        <w:left w:val="none" w:sz="0" w:space="0" w:color="auto"/>
        <w:bottom w:val="none" w:sz="0" w:space="0" w:color="auto"/>
        <w:right w:val="none" w:sz="0" w:space="0" w:color="auto"/>
      </w:divBdr>
    </w:div>
    <w:div w:id="198792909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40">
          <w:marLeft w:val="0"/>
          <w:marRight w:val="0"/>
          <w:marTop w:val="0"/>
          <w:marBottom w:val="0"/>
          <w:divBdr>
            <w:top w:val="none" w:sz="0" w:space="0" w:color="auto"/>
            <w:left w:val="none" w:sz="0" w:space="0" w:color="auto"/>
            <w:bottom w:val="none" w:sz="0" w:space="0" w:color="auto"/>
            <w:right w:val="none" w:sz="0" w:space="0" w:color="auto"/>
          </w:divBdr>
          <w:divsChild>
            <w:div w:id="1763644000">
              <w:marLeft w:val="0"/>
              <w:marRight w:val="0"/>
              <w:marTop w:val="0"/>
              <w:marBottom w:val="0"/>
              <w:divBdr>
                <w:top w:val="none" w:sz="0" w:space="0" w:color="auto"/>
                <w:left w:val="none" w:sz="0" w:space="0" w:color="auto"/>
                <w:bottom w:val="none" w:sz="0" w:space="0" w:color="auto"/>
                <w:right w:val="none" w:sz="0" w:space="0" w:color="auto"/>
              </w:divBdr>
            </w:div>
            <w:div w:id="199442233">
              <w:marLeft w:val="0"/>
              <w:marRight w:val="0"/>
              <w:marTop w:val="0"/>
              <w:marBottom w:val="0"/>
              <w:divBdr>
                <w:top w:val="none" w:sz="0" w:space="0" w:color="auto"/>
                <w:left w:val="none" w:sz="0" w:space="0" w:color="auto"/>
                <w:bottom w:val="none" w:sz="0" w:space="0" w:color="auto"/>
                <w:right w:val="none" w:sz="0" w:space="0" w:color="auto"/>
              </w:divBdr>
            </w:div>
            <w:div w:id="215824538">
              <w:marLeft w:val="0"/>
              <w:marRight w:val="0"/>
              <w:marTop w:val="0"/>
              <w:marBottom w:val="0"/>
              <w:divBdr>
                <w:top w:val="none" w:sz="0" w:space="0" w:color="auto"/>
                <w:left w:val="none" w:sz="0" w:space="0" w:color="auto"/>
                <w:bottom w:val="none" w:sz="0" w:space="0" w:color="auto"/>
                <w:right w:val="none" w:sz="0" w:space="0" w:color="auto"/>
              </w:divBdr>
            </w:div>
            <w:div w:id="40252055">
              <w:marLeft w:val="0"/>
              <w:marRight w:val="0"/>
              <w:marTop w:val="0"/>
              <w:marBottom w:val="0"/>
              <w:divBdr>
                <w:top w:val="none" w:sz="0" w:space="0" w:color="auto"/>
                <w:left w:val="none" w:sz="0" w:space="0" w:color="auto"/>
                <w:bottom w:val="none" w:sz="0" w:space="0" w:color="auto"/>
                <w:right w:val="none" w:sz="0" w:space="0" w:color="auto"/>
              </w:divBdr>
            </w:div>
            <w:div w:id="1589121023">
              <w:marLeft w:val="0"/>
              <w:marRight w:val="0"/>
              <w:marTop w:val="0"/>
              <w:marBottom w:val="0"/>
              <w:divBdr>
                <w:top w:val="none" w:sz="0" w:space="0" w:color="auto"/>
                <w:left w:val="none" w:sz="0" w:space="0" w:color="auto"/>
                <w:bottom w:val="none" w:sz="0" w:space="0" w:color="auto"/>
                <w:right w:val="none" w:sz="0" w:space="0" w:color="auto"/>
              </w:divBdr>
            </w:div>
            <w:div w:id="640813951">
              <w:marLeft w:val="0"/>
              <w:marRight w:val="0"/>
              <w:marTop w:val="0"/>
              <w:marBottom w:val="0"/>
              <w:divBdr>
                <w:top w:val="none" w:sz="0" w:space="0" w:color="auto"/>
                <w:left w:val="none" w:sz="0" w:space="0" w:color="auto"/>
                <w:bottom w:val="none" w:sz="0" w:space="0" w:color="auto"/>
                <w:right w:val="none" w:sz="0" w:space="0" w:color="auto"/>
              </w:divBdr>
            </w:div>
            <w:div w:id="155267928">
              <w:marLeft w:val="0"/>
              <w:marRight w:val="0"/>
              <w:marTop w:val="0"/>
              <w:marBottom w:val="0"/>
              <w:divBdr>
                <w:top w:val="none" w:sz="0" w:space="0" w:color="auto"/>
                <w:left w:val="none" w:sz="0" w:space="0" w:color="auto"/>
                <w:bottom w:val="none" w:sz="0" w:space="0" w:color="auto"/>
                <w:right w:val="none" w:sz="0" w:space="0" w:color="auto"/>
              </w:divBdr>
            </w:div>
            <w:div w:id="1160845467">
              <w:marLeft w:val="0"/>
              <w:marRight w:val="0"/>
              <w:marTop w:val="0"/>
              <w:marBottom w:val="0"/>
              <w:divBdr>
                <w:top w:val="none" w:sz="0" w:space="0" w:color="auto"/>
                <w:left w:val="none" w:sz="0" w:space="0" w:color="auto"/>
                <w:bottom w:val="none" w:sz="0" w:space="0" w:color="auto"/>
                <w:right w:val="none" w:sz="0" w:space="0" w:color="auto"/>
              </w:divBdr>
            </w:div>
            <w:div w:id="2112700544">
              <w:marLeft w:val="0"/>
              <w:marRight w:val="0"/>
              <w:marTop w:val="0"/>
              <w:marBottom w:val="0"/>
              <w:divBdr>
                <w:top w:val="none" w:sz="0" w:space="0" w:color="auto"/>
                <w:left w:val="none" w:sz="0" w:space="0" w:color="auto"/>
                <w:bottom w:val="none" w:sz="0" w:space="0" w:color="auto"/>
                <w:right w:val="none" w:sz="0" w:space="0" w:color="auto"/>
              </w:divBdr>
            </w:div>
            <w:div w:id="150605618">
              <w:marLeft w:val="0"/>
              <w:marRight w:val="0"/>
              <w:marTop w:val="0"/>
              <w:marBottom w:val="0"/>
              <w:divBdr>
                <w:top w:val="none" w:sz="0" w:space="0" w:color="auto"/>
                <w:left w:val="none" w:sz="0" w:space="0" w:color="auto"/>
                <w:bottom w:val="none" w:sz="0" w:space="0" w:color="auto"/>
                <w:right w:val="none" w:sz="0" w:space="0" w:color="auto"/>
              </w:divBdr>
            </w:div>
            <w:div w:id="1950040321">
              <w:marLeft w:val="0"/>
              <w:marRight w:val="0"/>
              <w:marTop w:val="0"/>
              <w:marBottom w:val="0"/>
              <w:divBdr>
                <w:top w:val="none" w:sz="0" w:space="0" w:color="auto"/>
                <w:left w:val="none" w:sz="0" w:space="0" w:color="auto"/>
                <w:bottom w:val="none" w:sz="0" w:space="0" w:color="auto"/>
                <w:right w:val="none" w:sz="0" w:space="0" w:color="auto"/>
              </w:divBdr>
            </w:div>
            <w:div w:id="1623268805">
              <w:marLeft w:val="0"/>
              <w:marRight w:val="0"/>
              <w:marTop w:val="0"/>
              <w:marBottom w:val="0"/>
              <w:divBdr>
                <w:top w:val="none" w:sz="0" w:space="0" w:color="auto"/>
                <w:left w:val="none" w:sz="0" w:space="0" w:color="auto"/>
                <w:bottom w:val="none" w:sz="0" w:space="0" w:color="auto"/>
                <w:right w:val="none" w:sz="0" w:space="0" w:color="auto"/>
              </w:divBdr>
            </w:div>
            <w:div w:id="559824468">
              <w:marLeft w:val="0"/>
              <w:marRight w:val="0"/>
              <w:marTop w:val="0"/>
              <w:marBottom w:val="0"/>
              <w:divBdr>
                <w:top w:val="none" w:sz="0" w:space="0" w:color="auto"/>
                <w:left w:val="none" w:sz="0" w:space="0" w:color="auto"/>
                <w:bottom w:val="none" w:sz="0" w:space="0" w:color="auto"/>
                <w:right w:val="none" w:sz="0" w:space="0" w:color="auto"/>
              </w:divBdr>
            </w:div>
            <w:div w:id="1214926737">
              <w:marLeft w:val="0"/>
              <w:marRight w:val="0"/>
              <w:marTop w:val="0"/>
              <w:marBottom w:val="0"/>
              <w:divBdr>
                <w:top w:val="none" w:sz="0" w:space="0" w:color="auto"/>
                <w:left w:val="none" w:sz="0" w:space="0" w:color="auto"/>
                <w:bottom w:val="none" w:sz="0" w:space="0" w:color="auto"/>
                <w:right w:val="none" w:sz="0" w:space="0" w:color="auto"/>
              </w:divBdr>
            </w:div>
            <w:div w:id="471411963">
              <w:marLeft w:val="0"/>
              <w:marRight w:val="0"/>
              <w:marTop w:val="0"/>
              <w:marBottom w:val="0"/>
              <w:divBdr>
                <w:top w:val="none" w:sz="0" w:space="0" w:color="auto"/>
                <w:left w:val="none" w:sz="0" w:space="0" w:color="auto"/>
                <w:bottom w:val="none" w:sz="0" w:space="0" w:color="auto"/>
                <w:right w:val="none" w:sz="0" w:space="0" w:color="auto"/>
              </w:divBdr>
            </w:div>
            <w:div w:id="49299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4753">
      <w:bodyDiv w:val="1"/>
      <w:marLeft w:val="0"/>
      <w:marRight w:val="0"/>
      <w:marTop w:val="0"/>
      <w:marBottom w:val="0"/>
      <w:divBdr>
        <w:top w:val="none" w:sz="0" w:space="0" w:color="auto"/>
        <w:left w:val="none" w:sz="0" w:space="0" w:color="auto"/>
        <w:bottom w:val="none" w:sz="0" w:space="0" w:color="auto"/>
        <w:right w:val="none" w:sz="0" w:space="0" w:color="auto"/>
      </w:divBdr>
    </w:div>
    <w:div w:id="2005083047">
      <w:bodyDiv w:val="1"/>
      <w:marLeft w:val="0"/>
      <w:marRight w:val="0"/>
      <w:marTop w:val="0"/>
      <w:marBottom w:val="0"/>
      <w:divBdr>
        <w:top w:val="none" w:sz="0" w:space="0" w:color="auto"/>
        <w:left w:val="none" w:sz="0" w:space="0" w:color="auto"/>
        <w:bottom w:val="none" w:sz="0" w:space="0" w:color="auto"/>
        <w:right w:val="none" w:sz="0" w:space="0" w:color="auto"/>
      </w:divBdr>
      <w:divsChild>
        <w:div w:id="1269003879">
          <w:marLeft w:val="1166"/>
          <w:marRight w:val="0"/>
          <w:marTop w:val="0"/>
          <w:marBottom w:val="0"/>
          <w:divBdr>
            <w:top w:val="none" w:sz="0" w:space="0" w:color="auto"/>
            <w:left w:val="none" w:sz="0" w:space="0" w:color="auto"/>
            <w:bottom w:val="none" w:sz="0" w:space="0" w:color="auto"/>
            <w:right w:val="none" w:sz="0" w:space="0" w:color="auto"/>
          </w:divBdr>
        </w:div>
        <w:div w:id="504707196">
          <w:marLeft w:val="1166"/>
          <w:marRight w:val="0"/>
          <w:marTop w:val="0"/>
          <w:marBottom w:val="0"/>
          <w:divBdr>
            <w:top w:val="none" w:sz="0" w:space="0" w:color="auto"/>
            <w:left w:val="none" w:sz="0" w:space="0" w:color="auto"/>
            <w:bottom w:val="none" w:sz="0" w:space="0" w:color="auto"/>
            <w:right w:val="none" w:sz="0" w:space="0" w:color="auto"/>
          </w:divBdr>
        </w:div>
      </w:divsChild>
    </w:div>
    <w:div w:id="2005474693">
      <w:bodyDiv w:val="1"/>
      <w:marLeft w:val="0"/>
      <w:marRight w:val="0"/>
      <w:marTop w:val="0"/>
      <w:marBottom w:val="0"/>
      <w:divBdr>
        <w:top w:val="none" w:sz="0" w:space="0" w:color="auto"/>
        <w:left w:val="none" w:sz="0" w:space="0" w:color="auto"/>
        <w:bottom w:val="none" w:sz="0" w:space="0" w:color="auto"/>
        <w:right w:val="none" w:sz="0" w:space="0" w:color="auto"/>
      </w:divBdr>
    </w:div>
    <w:div w:id="2008559597">
      <w:bodyDiv w:val="1"/>
      <w:marLeft w:val="0"/>
      <w:marRight w:val="0"/>
      <w:marTop w:val="0"/>
      <w:marBottom w:val="0"/>
      <w:divBdr>
        <w:top w:val="none" w:sz="0" w:space="0" w:color="auto"/>
        <w:left w:val="none" w:sz="0" w:space="0" w:color="auto"/>
        <w:bottom w:val="none" w:sz="0" w:space="0" w:color="auto"/>
        <w:right w:val="none" w:sz="0" w:space="0" w:color="auto"/>
      </w:divBdr>
      <w:divsChild>
        <w:div w:id="738676434">
          <w:marLeft w:val="0"/>
          <w:marRight w:val="0"/>
          <w:marTop w:val="0"/>
          <w:marBottom w:val="0"/>
          <w:divBdr>
            <w:top w:val="none" w:sz="0" w:space="0" w:color="auto"/>
            <w:left w:val="none" w:sz="0" w:space="0" w:color="auto"/>
            <w:bottom w:val="none" w:sz="0" w:space="0" w:color="auto"/>
            <w:right w:val="none" w:sz="0" w:space="0" w:color="auto"/>
          </w:divBdr>
        </w:div>
      </w:divsChild>
    </w:div>
    <w:div w:id="2009097056">
      <w:bodyDiv w:val="1"/>
      <w:marLeft w:val="0"/>
      <w:marRight w:val="0"/>
      <w:marTop w:val="0"/>
      <w:marBottom w:val="0"/>
      <w:divBdr>
        <w:top w:val="none" w:sz="0" w:space="0" w:color="auto"/>
        <w:left w:val="none" w:sz="0" w:space="0" w:color="auto"/>
        <w:bottom w:val="none" w:sz="0" w:space="0" w:color="auto"/>
        <w:right w:val="none" w:sz="0" w:space="0" w:color="auto"/>
      </w:divBdr>
      <w:divsChild>
        <w:div w:id="240413635">
          <w:marLeft w:val="1166"/>
          <w:marRight w:val="0"/>
          <w:marTop w:val="0"/>
          <w:marBottom w:val="0"/>
          <w:divBdr>
            <w:top w:val="none" w:sz="0" w:space="0" w:color="auto"/>
            <w:left w:val="none" w:sz="0" w:space="0" w:color="auto"/>
            <w:bottom w:val="none" w:sz="0" w:space="0" w:color="auto"/>
            <w:right w:val="none" w:sz="0" w:space="0" w:color="auto"/>
          </w:divBdr>
        </w:div>
        <w:div w:id="136648663">
          <w:marLeft w:val="1800"/>
          <w:marRight w:val="0"/>
          <w:marTop w:val="0"/>
          <w:marBottom w:val="0"/>
          <w:divBdr>
            <w:top w:val="none" w:sz="0" w:space="0" w:color="auto"/>
            <w:left w:val="none" w:sz="0" w:space="0" w:color="auto"/>
            <w:bottom w:val="none" w:sz="0" w:space="0" w:color="auto"/>
            <w:right w:val="none" w:sz="0" w:space="0" w:color="auto"/>
          </w:divBdr>
        </w:div>
        <w:div w:id="1854879824">
          <w:marLeft w:val="1800"/>
          <w:marRight w:val="0"/>
          <w:marTop w:val="0"/>
          <w:marBottom w:val="0"/>
          <w:divBdr>
            <w:top w:val="none" w:sz="0" w:space="0" w:color="auto"/>
            <w:left w:val="none" w:sz="0" w:space="0" w:color="auto"/>
            <w:bottom w:val="none" w:sz="0" w:space="0" w:color="auto"/>
            <w:right w:val="none" w:sz="0" w:space="0" w:color="auto"/>
          </w:divBdr>
        </w:div>
        <w:div w:id="265969637">
          <w:marLeft w:val="1166"/>
          <w:marRight w:val="0"/>
          <w:marTop w:val="0"/>
          <w:marBottom w:val="0"/>
          <w:divBdr>
            <w:top w:val="none" w:sz="0" w:space="0" w:color="auto"/>
            <w:left w:val="none" w:sz="0" w:space="0" w:color="auto"/>
            <w:bottom w:val="none" w:sz="0" w:space="0" w:color="auto"/>
            <w:right w:val="none" w:sz="0" w:space="0" w:color="auto"/>
          </w:divBdr>
        </w:div>
        <w:div w:id="853499660">
          <w:marLeft w:val="1800"/>
          <w:marRight w:val="0"/>
          <w:marTop w:val="0"/>
          <w:marBottom w:val="0"/>
          <w:divBdr>
            <w:top w:val="none" w:sz="0" w:space="0" w:color="auto"/>
            <w:left w:val="none" w:sz="0" w:space="0" w:color="auto"/>
            <w:bottom w:val="none" w:sz="0" w:space="0" w:color="auto"/>
            <w:right w:val="none" w:sz="0" w:space="0" w:color="auto"/>
          </w:divBdr>
        </w:div>
      </w:divsChild>
    </w:div>
    <w:div w:id="2024890428">
      <w:bodyDiv w:val="1"/>
      <w:marLeft w:val="0"/>
      <w:marRight w:val="0"/>
      <w:marTop w:val="0"/>
      <w:marBottom w:val="0"/>
      <w:divBdr>
        <w:top w:val="none" w:sz="0" w:space="0" w:color="auto"/>
        <w:left w:val="none" w:sz="0" w:space="0" w:color="auto"/>
        <w:bottom w:val="none" w:sz="0" w:space="0" w:color="auto"/>
        <w:right w:val="none" w:sz="0" w:space="0" w:color="auto"/>
      </w:divBdr>
      <w:divsChild>
        <w:div w:id="1775202495">
          <w:marLeft w:val="0"/>
          <w:marRight w:val="0"/>
          <w:marTop w:val="0"/>
          <w:marBottom w:val="0"/>
          <w:divBdr>
            <w:top w:val="none" w:sz="0" w:space="0" w:color="auto"/>
            <w:left w:val="none" w:sz="0" w:space="0" w:color="auto"/>
            <w:bottom w:val="none" w:sz="0" w:space="0" w:color="auto"/>
            <w:right w:val="none" w:sz="0" w:space="0" w:color="auto"/>
          </w:divBdr>
          <w:divsChild>
            <w:div w:id="789588766">
              <w:marLeft w:val="0"/>
              <w:marRight w:val="0"/>
              <w:marTop w:val="0"/>
              <w:marBottom w:val="0"/>
              <w:divBdr>
                <w:top w:val="none" w:sz="0" w:space="0" w:color="auto"/>
                <w:left w:val="none" w:sz="0" w:space="0" w:color="auto"/>
                <w:bottom w:val="none" w:sz="0" w:space="0" w:color="auto"/>
                <w:right w:val="none" w:sz="0" w:space="0" w:color="auto"/>
              </w:divBdr>
            </w:div>
            <w:div w:id="8063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4705">
      <w:bodyDiv w:val="1"/>
      <w:marLeft w:val="0"/>
      <w:marRight w:val="0"/>
      <w:marTop w:val="0"/>
      <w:marBottom w:val="0"/>
      <w:divBdr>
        <w:top w:val="none" w:sz="0" w:space="0" w:color="auto"/>
        <w:left w:val="none" w:sz="0" w:space="0" w:color="auto"/>
        <w:bottom w:val="none" w:sz="0" w:space="0" w:color="auto"/>
        <w:right w:val="none" w:sz="0" w:space="0" w:color="auto"/>
      </w:divBdr>
    </w:div>
    <w:div w:id="2038895179">
      <w:bodyDiv w:val="1"/>
      <w:marLeft w:val="0"/>
      <w:marRight w:val="0"/>
      <w:marTop w:val="0"/>
      <w:marBottom w:val="0"/>
      <w:divBdr>
        <w:top w:val="none" w:sz="0" w:space="0" w:color="auto"/>
        <w:left w:val="none" w:sz="0" w:space="0" w:color="auto"/>
        <w:bottom w:val="none" w:sz="0" w:space="0" w:color="auto"/>
        <w:right w:val="none" w:sz="0" w:space="0" w:color="auto"/>
      </w:divBdr>
      <w:divsChild>
        <w:div w:id="1183282421">
          <w:marLeft w:val="1166"/>
          <w:marRight w:val="0"/>
          <w:marTop w:val="0"/>
          <w:marBottom w:val="0"/>
          <w:divBdr>
            <w:top w:val="none" w:sz="0" w:space="0" w:color="auto"/>
            <w:left w:val="none" w:sz="0" w:space="0" w:color="auto"/>
            <w:bottom w:val="none" w:sz="0" w:space="0" w:color="auto"/>
            <w:right w:val="none" w:sz="0" w:space="0" w:color="auto"/>
          </w:divBdr>
        </w:div>
      </w:divsChild>
    </w:div>
    <w:div w:id="2046055807">
      <w:bodyDiv w:val="1"/>
      <w:marLeft w:val="0"/>
      <w:marRight w:val="0"/>
      <w:marTop w:val="0"/>
      <w:marBottom w:val="0"/>
      <w:divBdr>
        <w:top w:val="none" w:sz="0" w:space="0" w:color="auto"/>
        <w:left w:val="none" w:sz="0" w:space="0" w:color="auto"/>
        <w:bottom w:val="none" w:sz="0" w:space="0" w:color="auto"/>
        <w:right w:val="none" w:sz="0" w:space="0" w:color="auto"/>
      </w:divBdr>
    </w:div>
    <w:div w:id="2064713772">
      <w:bodyDiv w:val="1"/>
      <w:marLeft w:val="0"/>
      <w:marRight w:val="0"/>
      <w:marTop w:val="0"/>
      <w:marBottom w:val="0"/>
      <w:divBdr>
        <w:top w:val="none" w:sz="0" w:space="0" w:color="auto"/>
        <w:left w:val="none" w:sz="0" w:space="0" w:color="auto"/>
        <w:bottom w:val="none" w:sz="0" w:space="0" w:color="auto"/>
        <w:right w:val="none" w:sz="0" w:space="0" w:color="auto"/>
      </w:divBdr>
    </w:div>
    <w:div w:id="2086685681">
      <w:bodyDiv w:val="1"/>
      <w:marLeft w:val="0"/>
      <w:marRight w:val="0"/>
      <w:marTop w:val="0"/>
      <w:marBottom w:val="0"/>
      <w:divBdr>
        <w:top w:val="none" w:sz="0" w:space="0" w:color="auto"/>
        <w:left w:val="none" w:sz="0" w:space="0" w:color="auto"/>
        <w:bottom w:val="none" w:sz="0" w:space="0" w:color="auto"/>
        <w:right w:val="none" w:sz="0" w:space="0" w:color="auto"/>
      </w:divBdr>
      <w:divsChild>
        <w:div w:id="634020227">
          <w:marLeft w:val="1166"/>
          <w:marRight w:val="0"/>
          <w:marTop w:val="0"/>
          <w:marBottom w:val="0"/>
          <w:divBdr>
            <w:top w:val="none" w:sz="0" w:space="0" w:color="auto"/>
            <w:left w:val="none" w:sz="0" w:space="0" w:color="auto"/>
            <w:bottom w:val="none" w:sz="0" w:space="0" w:color="auto"/>
            <w:right w:val="none" w:sz="0" w:space="0" w:color="auto"/>
          </w:divBdr>
        </w:div>
        <w:div w:id="1103846353">
          <w:marLeft w:val="1800"/>
          <w:marRight w:val="0"/>
          <w:marTop w:val="0"/>
          <w:marBottom w:val="0"/>
          <w:divBdr>
            <w:top w:val="none" w:sz="0" w:space="0" w:color="auto"/>
            <w:left w:val="none" w:sz="0" w:space="0" w:color="auto"/>
            <w:bottom w:val="none" w:sz="0" w:space="0" w:color="auto"/>
            <w:right w:val="none" w:sz="0" w:space="0" w:color="auto"/>
          </w:divBdr>
        </w:div>
      </w:divsChild>
    </w:div>
    <w:div w:id="2103918216">
      <w:bodyDiv w:val="1"/>
      <w:marLeft w:val="0"/>
      <w:marRight w:val="0"/>
      <w:marTop w:val="0"/>
      <w:marBottom w:val="0"/>
      <w:divBdr>
        <w:top w:val="none" w:sz="0" w:space="0" w:color="auto"/>
        <w:left w:val="none" w:sz="0" w:space="0" w:color="auto"/>
        <w:bottom w:val="none" w:sz="0" w:space="0" w:color="auto"/>
        <w:right w:val="none" w:sz="0" w:space="0" w:color="auto"/>
      </w:divBdr>
    </w:div>
    <w:div w:id="2105224671">
      <w:bodyDiv w:val="1"/>
      <w:marLeft w:val="0"/>
      <w:marRight w:val="0"/>
      <w:marTop w:val="0"/>
      <w:marBottom w:val="0"/>
      <w:divBdr>
        <w:top w:val="none" w:sz="0" w:space="0" w:color="auto"/>
        <w:left w:val="none" w:sz="0" w:space="0" w:color="auto"/>
        <w:bottom w:val="none" w:sz="0" w:space="0" w:color="auto"/>
        <w:right w:val="none" w:sz="0" w:space="0" w:color="auto"/>
      </w:divBdr>
    </w:div>
    <w:div w:id="2139451673">
      <w:bodyDiv w:val="1"/>
      <w:marLeft w:val="0"/>
      <w:marRight w:val="0"/>
      <w:marTop w:val="0"/>
      <w:marBottom w:val="0"/>
      <w:divBdr>
        <w:top w:val="none" w:sz="0" w:space="0" w:color="auto"/>
        <w:left w:val="none" w:sz="0" w:space="0" w:color="auto"/>
        <w:bottom w:val="none" w:sz="0" w:space="0" w:color="auto"/>
        <w:right w:val="none" w:sz="0" w:space="0" w:color="auto"/>
      </w:divBdr>
    </w:div>
    <w:div w:id="2141024080">
      <w:bodyDiv w:val="1"/>
      <w:marLeft w:val="0"/>
      <w:marRight w:val="0"/>
      <w:marTop w:val="0"/>
      <w:marBottom w:val="0"/>
      <w:divBdr>
        <w:top w:val="none" w:sz="0" w:space="0" w:color="auto"/>
        <w:left w:val="none" w:sz="0" w:space="0" w:color="auto"/>
        <w:bottom w:val="none" w:sz="0" w:space="0" w:color="auto"/>
        <w:right w:val="none" w:sz="0" w:space="0" w:color="auto"/>
      </w:divBdr>
      <w:divsChild>
        <w:div w:id="1379819810">
          <w:marLeft w:val="533"/>
          <w:marRight w:val="0"/>
          <w:marTop w:val="120"/>
          <w:marBottom w:val="0"/>
          <w:divBdr>
            <w:top w:val="none" w:sz="0" w:space="0" w:color="auto"/>
            <w:left w:val="none" w:sz="0" w:space="0" w:color="auto"/>
            <w:bottom w:val="none" w:sz="0" w:space="0" w:color="auto"/>
            <w:right w:val="none" w:sz="0" w:space="0" w:color="auto"/>
          </w:divBdr>
        </w:div>
      </w:divsChild>
    </w:div>
    <w:div w:id="2145921290">
      <w:bodyDiv w:val="1"/>
      <w:marLeft w:val="0"/>
      <w:marRight w:val="0"/>
      <w:marTop w:val="0"/>
      <w:marBottom w:val="0"/>
      <w:divBdr>
        <w:top w:val="none" w:sz="0" w:space="0" w:color="auto"/>
        <w:left w:val="none" w:sz="0" w:space="0" w:color="auto"/>
        <w:bottom w:val="none" w:sz="0" w:space="0" w:color="auto"/>
        <w:right w:val="none" w:sz="0" w:space="0" w:color="auto"/>
      </w:divBdr>
      <w:divsChild>
        <w:div w:id="92244907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emf"/><Relationship Id="rId68" Type="http://schemas.openxmlformats.org/officeDocument/2006/relationships/image" Target="media/image58.png"/><Relationship Id="rId84" Type="http://schemas.openxmlformats.org/officeDocument/2006/relationships/image" Target="media/image74.png"/><Relationship Id="rId89" Type="http://schemas.microsoft.com/office/2011/relationships/people" Target="peop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emf"/><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ontla.blog.csdn.net/article/details/126441626%20%20&#65288;linux" TargetMode="External"/><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emf"/><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A94D7-14FD-4D99-A4B5-6A3D6EA7F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63</Pages>
  <Words>4273</Words>
  <Characters>24357</Characters>
  <Application>Microsoft Office Word</Application>
  <DocSecurity>0</DocSecurity>
  <Lines>202</Lines>
  <Paragraphs>57</Paragraphs>
  <ScaleCrop>false</ScaleCrop>
  <Company/>
  <LinksUpToDate>false</LinksUpToDate>
  <CharactersWithSpaces>28573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操作系统课程设计报告</dc:title>
  <dc:creator>杨麦顺</dc:creator>
  <cp:lastModifiedBy>曾 锦程</cp:lastModifiedBy>
  <cp:revision>71</cp:revision>
  <dcterms:created xsi:type="dcterms:W3CDTF">2022-09-23T07:53:00Z</dcterms:created>
  <dcterms:modified xsi:type="dcterms:W3CDTF">2022-12-13T12:17:00Z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LastSaved">
    <vt:filetime>2022-09-23T00:00:00Z</vt:filetime>
  </property>
</Properties>
</file>